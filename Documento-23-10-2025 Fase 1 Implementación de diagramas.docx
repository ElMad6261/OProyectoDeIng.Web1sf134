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17AA"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noProof/>
          <w:lang w:val="es-419"/>
        </w:rPr>
        <w:drawing>
          <wp:anchor distT="0" distB="0" distL="114300" distR="114300" simplePos="0" relativeHeight="251658240" behindDoc="1" locked="0" layoutInCell="1" allowOverlap="1" wp14:anchorId="30092681" wp14:editId="6A16EE50">
            <wp:simplePos x="0" y="0"/>
            <wp:positionH relativeFrom="leftMargin">
              <wp:align>right</wp:align>
            </wp:positionH>
            <wp:positionV relativeFrom="paragraph">
              <wp:posOffset>0</wp:posOffset>
            </wp:positionV>
            <wp:extent cx="779145" cy="794385"/>
            <wp:effectExtent l="0" t="0" r="1905" b="5715"/>
            <wp:wrapTight wrapText="bothSides">
              <wp:wrapPolygon edited="0">
                <wp:start x="0" y="0"/>
                <wp:lineTo x="0" y="21237"/>
                <wp:lineTo x="21125" y="21237"/>
                <wp:lineTo x="21125" y="0"/>
                <wp:lineTo x="0" y="0"/>
              </wp:wrapPolygon>
            </wp:wrapTight>
            <wp:docPr id="1894147202" name="Imagen 14" descr="Logos para Medios Impresos | Universidad Tecnológica de Panamá">
              <a:extLst xmlns:a="http://schemas.openxmlformats.org/drawingml/2006/main">
                <a:ext uri="{FF2B5EF4-FFF2-40B4-BE49-F238E27FC236}">
                  <a16:creationId xmlns:a16="http://schemas.microsoft.com/office/drawing/2014/main" id="{304DA32E-858D-49FB-B3A7-EDCB97659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s para Medios Impresos | Universidad Tecnológica de Panamá"/>
                    <pic:cNvPicPr>
                      <a:picLocks noChangeAspect="1" noChangeArrowheads="1"/>
                    </pic:cNvPicPr>
                  </pic:nvPicPr>
                  <pic:blipFill>
                    <a:blip r:embed="rId9">
                      <a:extLst>
                        <a:ext uri="{28A0092B-C50C-407E-A947-70E740481C1C}">
                          <a14:useLocalDpi xmlns:a14="http://schemas.microsoft.com/office/drawing/2010/main" val="0"/>
                        </a:ext>
                      </a:extLst>
                    </a:blip>
                    <a:srcRect l="7147" t="6746" r="7468" b="6229"/>
                    <a:stretch>
                      <a:fillRect/>
                    </a:stretch>
                  </pic:blipFill>
                  <pic:spPr bwMode="auto">
                    <a:xfrm>
                      <a:off x="0" y="0"/>
                      <a:ext cx="779145" cy="794385"/>
                    </a:xfrm>
                    <a:prstGeom prst="rect">
                      <a:avLst/>
                    </a:prstGeom>
                    <a:noFill/>
                  </pic:spPr>
                </pic:pic>
              </a:graphicData>
            </a:graphic>
            <wp14:sizeRelH relativeFrom="page">
              <wp14:pctWidth>0</wp14:pctWidth>
            </wp14:sizeRelH>
            <wp14:sizeRelV relativeFrom="page">
              <wp14:pctHeight>0</wp14:pctHeight>
            </wp14:sizeRelV>
          </wp:anchor>
        </w:drawing>
      </w:r>
      <w:r w:rsidRPr="00464358">
        <w:rPr>
          <w:rFonts w:ascii="Arial" w:hAnsi="Arial" w:cs="Arial"/>
          <w:noProof/>
          <w:lang w:val="es-419"/>
        </w:rPr>
        <w:drawing>
          <wp:anchor distT="0" distB="0" distL="114300" distR="114300" simplePos="0" relativeHeight="251658241" behindDoc="1" locked="0" layoutInCell="1" allowOverlap="1" wp14:anchorId="0CC16FE5" wp14:editId="73EE6F31">
            <wp:simplePos x="0" y="0"/>
            <wp:positionH relativeFrom="rightMargin">
              <wp:align>left</wp:align>
            </wp:positionH>
            <wp:positionV relativeFrom="paragraph">
              <wp:posOffset>8255</wp:posOffset>
            </wp:positionV>
            <wp:extent cx="777875" cy="800100"/>
            <wp:effectExtent l="0" t="0" r="3175" b="0"/>
            <wp:wrapTight wrapText="bothSides">
              <wp:wrapPolygon edited="0">
                <wp:start x="0" y="0"/>
                <wp:lineTo x="0" y="21086"/>
                <wp:lineTo x="21159" y="21086"/>
                <wp:lineTo x="21159" y="0"/>
                <wp:lineTo x="0" y="0"/>
              </wp:wrapPolygon>
            </wp:wrapTight>
            <wp:docPr id="918869236" name="Imagen 13" descr="Logos para Medios Impresos | Universidad Tecnológica de Panamá">
              <a:extLst xmlns:a="http://schemas.openxmlformats.org/drawingml/2006/main">
                <a:ext uri="{FF2B5EF4-FFF2-40B4-BE49-F238E27FC236}">
                  <a16:creationId xmlns:a16="http://schemas.microsoft.com/office/drawing/2014/main" id="{2D95792A-397B-4910-B92A-27D4C8137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s para Medios Impresos | Universidad Tecnológica de Panamá"/>
                    <pic:cNvPicPr>
                      <a:picLocks noChangeAspect="1" noChangeArrowheads="1"/>
                    </pic:cNvPicPr>
                  </pic:nvPicPr>
                  <pic:blipFill>
                    <a:blip r:embed="rId10">
                      <a:extLst>
                        <a:ext uri="{28A0092B-C50C-407E-A947-70E740481C1C}">
                          <a14:useLocalDpi xmlns:a14="http://schemas.microsoft.com/office/drawing/2010/main" val="0"/>
                        </a:ext>
                      </a:extLst>
                    </a:blip>
                    <a:srcRect l="9590" t="6944" r="8385" b="8731"/>
                    <a:stretch>
                      <a:fillRect/>
                    </a:stretch>
                  </pic:blipFill>
                  <pic:spPr bwMode="auto">
                    <a:xfrm>
                      <a:off x="0" y="0"/>
                      <a:ext cx="777875" cy="800100"/>
                    </a:xfrm>
                    <a:prstGeom prst="rect">
                      <a:avLst/>
                    </a:prstGeom>
                    <a:noFill/>
                  </pic:spPr>
                </pic:pic>
              </a:graphicData>
            </a:graphic>
            <wp14:sizeRelH relativeFrom="margin">
              <wp14:pctWidth>0</wp14:pctWidth>
            </wp14:sizeRelH>
            <wp14:sizeRelV relativeFrom="margin">
              <wp14:pctHeight>0</wp14:pctHeight>
            </wp14:sizeRelV>
          </wp:anchor>
        </w:drawing>
      </w:r>
      <w:r w:rsidRPr="00464358">
        <w:rPr>
          <w:rFonts w:ascii="Arial" w:hAnsi="Arial" w:cs="Arial"/>
          <w:b/>
          <w:lang w:val="es-419"/>
        </w:rPr>
        <w:t>UNIVERSIDAD TECNOLÓGICA DE PANAMÁ</w:t>
      </w:r>
    </w:p>
    <w:p w14:paraId="79CBA168"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FACULTAD DE INGENIERÍA DE SISTEMAS COMPUTACIONALES</w:t>
      </w:r>
    </w:p>
    <w:p w14:paraId="13FC0C05"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DEPARTAMENTO DE INGENIERÍA CIVIL</w:t>
      </w:r>
    </w:p>
    <w:p w14:paraId="4765CB65" w14:textId="107D5B58"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 xml:space="preserve">INGENIERÍA </w:t>
      </w:r>
      <w:r w:rsidR="005A71C7">
        <w:rPr>
          <w:rFonts w:ascii="Arial" w:hAnsi="Arial" w:cs="Arial"/>
          <w:b/>
          <w:lang w:val="es-419"/>
        </w:rPr>
        <w:t>W</w:t>
      </w:r>
      <w:r w:rsidR="00B7466D">
        <w:rPr>
          <w:rFonts w:ascii="Arial" w:hAnsi="Arial" w:cs="Arial"/>
          <w:b/>
          <w:lang w:val="es-419"/>
        </w:rPr>
        <w:t>EB</w:t>
      </w:r>
    </w:p>
    <w:p w14:paraId="2738C8A5" w14:textId="77777777" w:rsidR="007370A7" w:rsidRPr="00464358" w:rsidRDefault="007370A7" w:rsidP="007370A7">
      <w:pPr>
        <w:spacing w:after="284"/>
        <w:ind w:left="10"/>
        <w:jc w:val="center"/>
        <w:rPr>
          <w:rFonts w:ascii="Arial" w:hAnsi="Arial" w:cs="Arial"/>
          <w:b/>
          <w:lang w:val="es-419"/>
        </w:rPr>
      </w:pPr>
    </w:p>
    <w:p w14:paraId="48762B72" w14:textId="2C59FF8E" w:rsidR="007370A7" w:rsidRPr="00464358" w:rsidRDefault="00252F17" w:rsidP="007370A7">
      <w:pPr>
        <w:spacing w:after="284"/>
        <w:ind w:left="10"/>
        <w:jc w:val="center"/>
        <w:rPr>
          <w:rFonts w:ascii="Arial" w:hAnsi="Arial" w:cs="Arial"/>
          <w:b/>
          <w:bCs/>
          <w:lang w:val="es-419"/>
        </w:rPr>
      </w:pPr>
      <w:r>
        <w:rPr>
          <w:rFonts w:ascii="Arial" w:hAnsi="Arial" w:cs="Arial"/>
          <w:b/>
          <w:bCs/>
          <w:lang w:val="es-419"/>
        </w:rPr>
        <w:t>A</w:t>
      </w:r>
      <w:r w:rsidR="002E079B">
        <w:rPr>
          <w:rFonts w:ascii="Arial" w:hAnsi="Arial" w:cs="Arial"/>
          <w:b/>
          <w:bCs/>
          <w:lang w:val="es-419"/>
        </w:rPr>
        <w:t>VAN</w:t>
      </w:r>
      <w:r w:rsidR="003D1A82">
        <w:rPr>
          <w:rFonts w:ascii="Arial" w:hAnsi="Arial" w:cs="Arial"/>
          <w:b/>
          <w:bCs/>
          <w:lang w:val="es-419"/>
        </w:rPr>
        <w:t>CE DEL PROY</w:t>
      </w:r>
      <w:r w:rsidR="00FB708E">
        <w:rPr>
          <w:rFonts w:ascii="Arial" w:hAnsi="Arial" w:cs="Arial"/>
          <w:b/>
          <w:bCs/>
          <w:lang w:val="es-419"/>
        </w:rPr>
        <w:t>ECTO SE</w:t>
      </w:r>
      <w:r w:rsidR="003065B5">
        <w:rPr>
          <w:rFonts w:ascii="Arial" w:hAnsi="Arial" w:cs="Arial"/>
          <w:b/>
          <w:bCs/>
          <w:lang w:val="es-419"/>
        </w:rPr>
        <w:t>MESTRAL</w:t>
      </w:r>
    </w:p>
    <w:p w14:paraId="786D9585" w14:textId="77777777" w:rsidR="007370A7" w:rsidRPr="00464358" w:rsidRDefault="007370A7" w:rsidP="007370A7">
      <w:pPr>
        <w:spacing w:after="284"/>
        <w:ind w:left="10"/>
        <w:jc w:val="center"/>
        <w:rPr>
          <w:rFonts w:ascii="Arial" w:hAnsi="Arial" w:cs="Arial"/>
          <w:b/>
          <w:bCs/>
          <w:lang w:val="es-419"/>
        </w:rPr>
      </w:pPr>
    </w:p>
    <w:p w14:paraId="1F0DF8BE" w14:textId="0986B201"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FACILITADOR</w:t>
      </w:r>
      <w:r w:rsidR="00BF4D60">
        <w:rPr>
          <w:rFonts w:ascii="Arial" w:hAnsi="Arial" w:cs="Arial"/>
          <w:b/>
          <w:bCs/>
          <w:lang w:val="es-419"/>
        </w:rPr>
        <w:t xml:space="preserve">A: </w:t>
      </w:r>
      <w:r w:rsidR="006F4D3A">
        <w:rPr>
          <w:rFonts w:ascii="Arial" w:hAnsi="Arial" w:cs="Arial"/>
          <w:b/>
          <w:bCs/>
          <w:lang w:val="es-419"/>
        </w:rPr>
        <w:t>E</w:t>
      </w:r>
      <w:r w:rsidR="00A40C08">
        <w:rPr>
          <w:rFonts w:ascii="Arial" w:hAnsi="Arial" w:cs="Arial"/>
          <w:b/>
          <w:bCs/>
          <w:lang w:val="es-419"/>
        </w:rPr>
        <w:t xml:space="preserve">LBA </w:t>
      </w:r>
      <w:r w:rsidR="001F4DEB">
        <w:rPr>
          <w:rFonts w:ascii="Arial" w:hAnsi="Arial" w:cs="Arial"/>
          <w:b/>
          <w:bCs/>
          <w:lang w:val="es-419"/>
        </w:rPr>
        <w:t>V</w:t>
      </w:r>
      <w:r w:rsidR="00CB4A24">
        <w:rPr>
          <w:rFonts w:ascii="Arial" w:hAnsi="Arial" w:cs="Arial"/>
          <w:b/>
          <w:bCs/>
          <w:lang w:val="es-419"/>
        </w:rPr>
        <w:t>AL</w:t>
      </w:r>
      <w:r w:rsidR="00333A19">
        <w:rPr>
          <w:rFonts w:ascii="Arial" w:hAnsi="Arial" w:cs="Arial"/>
          <w:b/>
          <w:bCs/>
          <w:lang w:val="es-419"/>
        </w:rPr>
        <w:t>DER</w:t>
      </w:r>
      <w:r w:rsidR="00D82A8C">
        <w:rPr>
          <w:rFonts w:ascii="Arial" w:hAnsi="Arial" w:cs="Arial"/>
          <w:b/>
          <w:bCs/>
          <w:lang w:val="es-419"/>
        </w:rPr>
        <w:t>RA</w:t>
      </w:r>
      <w:r w:rsidR="000651D5">
        <w:rPr>
          <w:rFonts w:ascii="Arial" w:hAnsi="Arial" w:cs="Arial"/>
          <w:b/>
          <w:bCs/>
          <w:lang w:val="es-419"/>
        </w:rPr>
        <w:t>MA</w:t>
      </w:r>
    </w:p>
    <w:p w14:paraId="760C5A60" w14:textId="77777777" w:rsidR="007370A7" w:rsidRPr="00464358" w:rsidRDefault="007370A7" w:rsidP="007370A7">
      <w:pPr>
        <w:spacing w:after="284"/>
        <w:ind w:left="4419"/>
        <w:rPr>
          <w:rFonts w:ascii="Arial" w:hAnsi="Arial" w:cs="Arial"/>
          <w:lang w:val="es-419"/>
        </w:rPr>
      </w:pPr>
      <w:r w:rsidRPr="00464358">
        <w:rPr>
          <w:rFonts w:ascii="Arial" w:hAnsi="Arial" w:cs="Arial"/>
          <w:lang w:val="es-419"/>
        </w:rPr>
        <w:t xml:space="preserve"> </w:t>
      </w:r>
    </w:p>
    <w:p w14:paraId="52F40E68" w14:textId="0B6B25F4" w:rsidR="007370A7" w:rsidRPr="00464358" w:rsidRDefault="007370A7" w:rsidP="007370A7">
      <w:pPr>
        <w:spacing w:after="281"/>
        <w:ind w:left="20"/>
        <w:jc w:val="center"/>
        <w:rPr>
          <w:rFonts w:ascii="Arial" w:hAnsi="Arial" w:cs="Arial"/>
          <w:b/>
          <w:bCs/>
          <w:lang w:val="es-419"/>
        </w:rPr>
      </w:pPr>
      <w:r w:rsidRPr="4A417B15">
        <w:rPr>
          <w:rFonts w:ascii="Arial" w:hAnsi="Arial" w:cs="Arial"/>
          <w:b/>
          <w:bCs/>
          <w:lang w:val="es-419"/>
        </w:rPr>
        <w:t>TEMA:</w:t>
      </w:r>
      <w:r w:rsidR="00667A69">
        <w:rPr>
          <w:rFonts w:ascii="Arial" w:hAnsi="Arial" w:cs="Arial"/>
          <w:b/>
          <w:bCs/>
          <w:lang w:val="es-419"/>
        </w:rPr>
        <w:t xml:space="preserve"> </w:t>
      </w:r>
      <w:r w:rsidR="005B2102">
        <w:rPr>
          <w:rFonts w:ascii="Arial" w:hAnsi="Arial" w:cs="Arial"/>
          <w:b/>
          <w:bCs/>
          <w:lang w:val="es-419"/>
        </w:rPr>
        <w:t>P</w:t>
      </w:r>
      <w:r w:rsidR="006662BD">
        <w:rPr>
          <w:rFonts w:ascii="Arial" w:hAnsi="Arial" w:cs="Arial"/>
          <w:b/>
          <w:bCs/>
          <w:lang w:val="es-419"/>
        </w:rPr>
        <w:t xml:space="preserve">ÁGINA </w:t>
      </w:r>
      <w:r w:rsidR="00845C29">
        <w:rPr>
          <w:rFonts w:ascii="Arial" w:hAnsi="Arial" w:cs="Arial"/>
          <w:b/>
          <w:bCs/>
          <w:lang w:val="es-419"/>
        </w:rPr>
        <w:t xml:space="preserve">WEB DE </w:t>
      </w:r>
      <w:r w:rsidR="005342F2">
        <w:rPr>
          <w:rFonts w:ascii="Arial" w:hAnsi="Arial" w:cs="Arial"/>
          <w:b/>
          <w:bCs/>
          <w:lang w:val="es-419"/>
        </w:rPr>
        <w:t>R</w:t>
      </w:r>
      <w:r w:rsidR="00F16F1C">
        <w:rPr>
          <w:rFonts w:ascii="Arial" w:hAnsi="Arial" w:cs="Arial"/>
          <w:b/>
          <w:bCs/>
          <w:lang w:val="es-419"/>
        </w:rPr>
        <w:t>ES</w:t>
      </w:r>
      <w:r w:rsidR="003B320A">
        <w:rPr>
          <w:rFonts w:ascii="Arial" w:hAnsi="Arial" w:cs="Arial"/>
          <w:b/>
          <w:bCs/>
          <w:lang w:val="es-419"/>
        </w:rPr>
        <w:t>TAURANTE</w:t>
      </w:r>
    </w:p>
    <w:p w14:paraId="77D99D98" w14:textId="77777777" w:rsidR="007370A7" w:rsidRPr="00464358" w:rsidRDefault="007370A7" w:rsidP="007370A7">
      <w:pPr>
        <w:spacing w:after="284"/>
        <w:rPr>
          <w:rFonts w:ascii="Arial" w:hAnsi="Arial" w:cs="Arial"/>
          <w:lang w:val="es-419"/>
        </w:rPr>
      </w:pPr>
      <w:r w:rsidRPr="00464358">
        <w:rPr>
          <w:rFonts w:ascii="Arial" w:hAnsi="Arial" w:cs="Arial"/>
          <w:lang w:val="es-419"/>
        </w:rPr>
        <w:t xml:space="preserve"> </w:t>
      </w:r>
    </w:p>
    <w:p w14:paraId="727FCD0C" w14:textId="77777777" w:rsidR="007370A7" w:rsidRDefault="007370A7" w:rsidP="007370A7">
      <w:pPr>
        <w:spacing w:after="284"/>
        <w:ind w:left="10"/>
        <w:jc w:val="center"/>
        <w:rPr>
          <w:rFonts w:ascii="Arial" w:hAnsi="Arial" w:cs="Arial"/>
          <w:b/>
          <w:bCs/>
          <w:lang w:val="es-419"/>
        </w:rPr>
      </w:pPr>
      <w:r w:rsidRPr="00464358">
        <w:rPr>
          <w:rFonts w:ascii="Arial" w:hAnsi="Arial" w:cs="Arial"/>
          <w:b/>
          <w:bCs/>
          <w:lang w:val="es-419"/>
        </w:rPr>
        <w:t>ESTUDIANTE</w:t>
      </w:r>
      <w:r>
        <w:rPr>
          <w:rFonts w:ascii="Arial" w:hAnsi="Arial" w:cs="Arial"/>
          <w:b/>
          <w:bCs/>
          <w:lang w:val="es-419"/>
        </w:rPr>
        <w:t>S</w:t>
      </w:r>
      <w:r w:rsidRPr="00464358">
        <w:rPr>
          <w:rFonts w:ascii="Arial" w:hAnsi="Arial" w:cs="Arial"/>
          <w:b/>
          <w:bCs/>
          <w:lang w:val="es-419"/>
        </w:rPr>
        <w:t>:</w:t>
      </w:r>
    </w:p>
    <w:p w14:paraId="2BEA36E1" w14:textId="77777777" w:rsidR="007370A7" w:rsidRDefault="007370A7" w:rsidP="007370A7">
      <w:pPr>
        <w:spacing w:after="284"/>
        <w:ind w:left="10"/>
        <w:jc w:val="center"/>
        <w:rPr>
          <w:rFonts w:ascii="Arial" w:hAnsi="Arial" w:cs="Arial"/>
          <w:b/>
          <w:bCs/>
          <w:lang w:val="es-419"/>
        </w:rPr>
      </w:pPr>
      <w:r>
        <w:rPr>
          <w:rFonts w:ascii="Arial" w:hAnsi="Arial" w:cs="Arial"/>
          <w:b/>
          <w:bCs/>
          <w:lang w:val="es-419"/>
        </w:rPr>
        <w:t xml:space="preserve">AROSEMENA, MIGUEL </w:t>
      </w:r>
      <w:r>
        <w:rPr>
          <w:rFonts w:ascii="Arial" w:hAnsi="Arial" w:cs="Arial"/>
          <w:b/>
          <w:bCs/>
          <w:lang w:val="es-419"/>
        </w:rPr>
        <w:tab/>
      </w:r>
      <w:r>
        <w:rPr>
          <w:rFonts w:ascii="Arial" w:hAnsi="Arial" w:cs="Arial"/>
          <w:b/>
          <w:bCs/>
          <w:lang w:val="es-419"/>
        </w:rPr>
        <w:tab/>
      </w:r>
      <w:r w:rsidRPr="007814DA">
        <w:rPr>
          <w:rFonts w:ascii="Arial" w:hAnsi="Arial" w:cs="Arial"/>
          <w:b/>
          <w:bCs/>
        </w:rPr>
        <w:t>8-</w:t>
      </w:r>
      <w:r>
        <w:rPr>
          <w:rFonts w:ascii="Arial" w:hAnsi="Arial" w:cs="Arial"/>
          <w:b/>
          <w:bCs/>
        </w:rPr>
        <w:t>1016-2330</w:t>
      </w:r>
    </w:p>
    <w:p w14:paraId="53481068" w14:textId="77777777" w:rsidR="007370A7" w:rsidRPr="00464358" w:rsidRDefault="007370A7" w:rsidP="007370A7">
      <w:pPr>
        <w:spacing w:after="284"/>
        <w:ind w:left="10"/>
        <w:jc w:val="center"/>
        <w:rPr>
          <w:rFonts w:ascii="Arial" w:hAnsi="Arial" w:cs="Arial"/>
          <w:b/>
          <w:bCs/>
          <w:lang w:val="es-419"/>
        </w:rPr>
      </w:pPr>
      <w:r>
        <w:rPr>
          <w:rFonts w:ascii="Arial" w:hAnsi="Arial" w:cs="Arial"/>
          <w:b/>
          <w:bCs/>
          <w:lang w:val="es-419"/>
        </w:rPr>
        <w:t>CAMAÑO, EDWARD</w:t>
      </w:r>
      <w:r>
        <w:rPr>
          <w:rFonts w:ascii="Arial" w:hAnsi="Arial" w:cs="Arial"/>
          <w:b/>
          <w:bCs/>
          <w:lang w:val="es-419"/>
        </w:rPr>
        <w:tab/>
      </w:r>
      <w:r>
        <w:rPr>
          <w:rFonts w:ascii="Arial" w:hAnsi="Arial" w:cs="Arial"/>
          <w:b/>
          <w:bCs/>
          <w:lang w:val="es-419"/>
        </w:rPr>
        <w:tab/>
        <w:t xml:space="preserve">   </w:t>
      </w:r>
      <w:r w:rsidRPr="003F355D">
        <w:rPr>
          <w:rFonts w:ascii="Arial" w:hAnsi="Arial" w:cs="Arial"/>
          <w:b/>
          <w:bCs/>
        </w:rPr>
        <w:t>8-1010-515</w:t>
      </w:r>
    </w:p>
    <w:p w14:paraId="0EAA483E" w14:textId="77777777" w:rsidR="007370A7" w:rsidRDefault="007370A7" w:rsidP="007370A7">
      <w:pPr>
        <w:tabs>
          <w:tab w:val="left" w:pos="1260"/>
        </w:tabs>
        <w:autoSpaceDN w:val="0"/>
        <w:spacing w:line="256" w:lineRule="auto"/>
        <w:jc w:val="center"/>
        <w:rPr>
          <w:rFonts w:ascii="Arial" w:hAnsi="Arial" w:cs="Arial"/>
          <w:b/>
          <w:bCs/>
          <w:kern w:val="0"/>
          <w:lang w:val="es-419"/>
          <w14:ligatures w14:val="none"/>
        </w:rPr>
      </w:pPr>
      <w:r w:rsidRPr="00464358">
        <w:rPr>
          <w:rFonts w:ascii="Arial" w:hAnsi="Arial" w:cs="Arial"/>
          <w:b/>
          <w:bCs/>
          <w:kern w:val="0"/>
          <w:lang w:val="es-419"/>
          <w14:ligatures w14:val="none"/>
        </w:rPr>
        <w:t>GONZ</w:t>
      </w:r>
      <w:r>
        <w:rPr>
          <w:rFonts w:ascii="Arial" w:hAnsi="Arial" w:cs="Arial"/>
          <w:b/>
          <w:bCs/>
          <w:kern w:val="0"/>
          <w:lang w:val="es-419"/>
          <w14:ligatures w14:val="none"/>
        </w:rPr>
        <w:t>Á</w:t>
      </w:r>
      <w:r w:rsidRPr="00464358">
        <w:rPr>
          <w:rFonts w:ascii="Arial" w:hAnsi="Arial" w:cs="Arial"/>
          <w:b/>
          <w:bCs/>
          <w:kern w:val="0"/>
          <w:lang w:val="es-419"/>
          <w14:ligatures w14:val="none"/>
        </w:rPr>
        <w:t>LEZ, EMANUEL</w:t>
      </w:r>
      <w:r w:rsidRPr="00464358">
        <w:rPr>
          <w:rFonts w:ascii="Arial" w:hAnsi="Arial" w:cs="Arial"/>
          <w:b/>
          <w:bCs/>
          <w:kern w:val="0"/>
          <w:lang w:val="es-419"/>
          <w14:ligatures w14:val="none"/>
        </w:rPr>
        <w:tab/>
      </w:r>
      <w:r w:rsidRPr="00464358">
        <w:rPr>
          <w:rFonts w:ascii="Arial" w:hAnsi="Arial" w:cs="Arial"/>
          <w:b/>
          <w:bCs/>
          <w:kern w:val="0"/>
          <w:lang w:val="es-419"/>
          <w14:ligatures w14:val="none"/>
        </w:rPr>
        <w:tab/>
      </w:r>
      <w:r>
        <w:rPr>
          <w:rFonts w:ascii="Arial" w:hAnsi="Arial" w:cs="Arial"/>
          <w:b/>
          <w:bCs/>
          <w:kern w:val="0"/>
          <w:lang w:val="es-419"/>
          <w14:ligatures w14:val="none"/>
        </w:rPr>
        <w:t xml:space="preserve"> </w:t>
      </w:r>
      <w:r w:rsidRPr="00464358">
        <w:rPr>
          <w:rFonts w:ascii="Arial" w:hAnsi="Arial" w:cs="Arial"/>
          <w:b/>
          <w:bCs/>
          <w:kern w:val="0"/>
          <w:lang w:val="es-419"/>
          <w14:ligatures w14:val="none"/>
        </w:rPr>
        <w:t>8-1022-2376</w:t>
      </w:r>
    </w:p>
    <w:p w14:paraId="26BB7524" w14:textId="20FA4B28" w:rsidR="007370A7" w:rsidRPr="007370A7" w:rsidRDefault="007370A7" w:rsidP="007370A7">
      <w:pPr>
        <w:tabs>
          <w:tab w:val="left" w:pos="1260"/>
        </w:tabs>
        <w:autoSpaceDN w:val="0"/>
        <w:spacing w:line="256" w:lineRule="auto"/>
        <w:jc w:val="center"/>
        <w:rPr>
          <w:rFonts w:ascii="Arial" w:hAnsi="Arial" w:cs="Arial"/>
          <w:b/>
          <w:bCs/>
          <w:kern w:val="0"/>
          <w14:ligatures w14:val="none"/>
        </w:rPr>
      </w:pPr>
      <w:r>
        <w:rPr>
          <w:rFonts w:ascii="Arial" w:hAnsi="Arial" w:cs="Arial"/>
          <w:b/>
          <w:bCs/>
          <w:kern w:val="0"/>
          <w:lang w:val="es-419"/>
          <w14:ligatures w14:val="none"/>
        </w:rPr>
        <w:t xml:space="preserve">HOU, EDWIN </w:t>
      </w:r>
      <w:r>
        <w:rPr>
          <w:rFonts w:ascii="Arial" w:hAnsi="Arial" w:cs="Arial"/>
          <w:b/>
          <w:bCs/>
          <w:kern w:val="0"/>
          <w:lang w:val="es-419"/>
          <w14:ligatures w14:val="none"/>
        </w:rPr>
        <w:tab/>
      </w:r>
      <w:r>
        <w:rPr>
          <w:rFonts w:ascii="Arial" w:hAnsi="Arial" w:cs="Arial"/>
          <w:b/>
          <w:bCs/>
          <w:kern w:val="0"/>
          <w:lang w:val="es-419"/>
          <w14:ligatures w14:val="none"/>
        </w:rPr>
        <w:tab/>
      </w:r>
      <w:r>
        <w:rPr>
          <w:rFonts w:ascii="Arial" w:hAnsi="Arial" w:cs="Arial"/>
          <w:b/>
          <w:bCs/>
          <w:kern w:val="0"/>
          <w:lang w:val="es-419"/>
          <w14:ligatures w14:val="none"/>
        </w:rPr>
        <w:tab/>
        <w:t>8-</w:t>
      </w:r>
      <w:r w:rsidRPr="001D514A">
        <w:rPr>
          <w:rFonts w:ascii="Arial" w:hAnsi="Arial" w:cs="Arial"/>
          <w:b/>
          <w:bCs/>
          <w:kern w:val="0"/>
          <w14:ligatures w14:val="none"/>
        </w:rPr>
        <w:t>1021-1916</w:t>
      </w:r>
    </w:p>
    <w:p w14:paraId="0089B907"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3E8BF7F1"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1AB3AD73" w14:textId="77777777"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GRUPO: 1SF134</w:t>
      </w:r>
    </w:p>
    <w:p w14:paraId="7A11CBFF" w14:textId="77777777" w:rsidR="007370A7" w:rsidRPr="00464358" w:rsidRDefault="007370A7" w:rsidP="007370A7">
      <w:pPr>
        <w:spacing w:after="284"/>
        <w:ind w:left="10"/>
        <w:jc w:val="center"/>
        <w:rPr>
          <w:rFonts w:ascii="Arial" w:hAnsi="Arial" w:cs="Arial"/>
          <w:b/>
          <w:bCs/>
          <w:lang w:val="es-419"/>
        </w:rPr>
      </w:pPr>
    </w:p>
    <w:p w14:paraId="17CBF0D2" w14:textId="77777777" w:rsidR="007370A7" w:rsidRPr="00464358" w:rsidRDefault="007370A7" w:rsidP="007370A7">
      <w:pPr>
        <w:spacing w:after="284"/>
        <w:ind w:left="10"/>
        <w:jc w:val="center"/>
        <w:rPr>
          <w:rFonts w:ascii="Arial" w:hAnsi="Arial" w:cs="Arial"/>
          <w:b/>
          <w:bCs/>
          <w:lang w:val="es-419"/>
        </w:rPr>
      </w:pPr>
    </w:p>
    <w:p w14:paraId="05E27372" w14:textId="77777777" w:rsidR="007370A7" w:rsidRPr="00464358" w:rsidRDefault="007370A7" w:rsidP="007370A7">
      <w:pPr>
        <w:spacing w:after="284"/>
        <w:ind w:left="10"/>
        <w:jc w:val="center"/>
        <w:rPr>
          <w:rFonts w:ascii="Arial" w:hAnsi="Arial" w:cs="Arial"/>
          <w:b/>
          <w:bCs/>
          <w:lang w:val="es-419"/>
        </w:rPr>
      </w:pPr>
    </w:p>
    <w:p w14:paraId="5B739702" w14:textId="77777777" w:rsidR="007370A7" w:rsidRPr="00464358" w:rsidRDefault="007370A7" w:rsidP="007370A7">
      <w:pPr>
        <w:spacing w:after="284"/>
        <w:ind w:left="10"/>
        <w:jc w:val="center"/>
        <w:rPr>
          <w:rFonts w:ascii="Arial" w:hAnsi="Arial" w:cs="Arial"/>
          <w:b/>
          <w:bCs/>
          <w:lang w:val="es-419"/>
        </w:rPr>
      </w:pPr>
    </w:p>
    <w:p w14:paraId="7C750336" w14:textId="77777777" w:rsidR="007370A7" w:rsidRPr="00464358" w:rsidRDefault="007370A7" w:rsidP="007370A7">
      <w:pPr>
        <w:tabs>
          <w:tab w:val="center" w:pos="4417"/>
          <w:tab w:val="center" w:pos="8193"/>
        </w:tabs>
        <w:spacing w:after="0"/>
        <w:rPr>
          <w:rFonts w:ascii="Arial" w:eastAsia="Arial" w:hAnsi="Arial" w:cs="Arial"/>
          <w:b/>
          <w:bCs/>
          <w:lang w:val="es-419"/>
        </w:rPr>
      </w:pPr>
      <w:r w:rsidRPr="00464358">
        <w:rPr>
          <w:rFonts w:ascii="Arial" w:hAnsi="Arial" w:cs="Arial"/>
          <w:b/>
          <w:bCs/>
          <w:sz w:val="22"/>
          <w:lang w:val="es-419"/>
        </w:rPr>
        <w:tab/>
      </w:r>
      <w:r w:rsidRPr="00464358">
        <w:rPr>
          <w:rFonts w:ascii="Arial" w:hAnsi="Arial" w:cs="Arial"/>
          <w:b/>
          <w:bCs/>
          <w:lang w:val="es-419"/>
        </w:rPr>
        <w:t>II SEMESTRE, 2025</w:t>
      </w:r>
      <w:r w:rsidRPr="00464358">
        <w:rPr>
          <w:rFonts w:ascii="Arial" w:eastAsia="Arial" w:hAnsi="Arial" w:cs="Arial"/>
          <w:b/>
          <w:bCs/>
          <w:lang w:val="es-419"/>
        </w:rPr>
        <w:t xml:space="preserve"> </w:t>
      </w:r>
    </w:p>
    <w:p w14:paraId="43BD4363" w14:textId="3D220E74" w:rsidR="007370A7" w:rsidRDefault="007370A7"/>
    <w:sdt>
      <w:sdtPr>
        <w:rPr>
          <w:rFonts w:asciiTheme="minorHAnsi" w:eastAsiaTheme="minorHAnsi" w:hAnsiTheme="minorHAnsi" w:cstheme="minorBidi"/>
          <w:color w:val="auto"/>
          <w:kern w:val="2"/>
          <w:sz w:val="24"/>
          <w:szCs w:val="24"/>
          <w:lang w:val="es-ES" w:eastAsia="en-US"/>
          <w14:ligatures w14:val="standardContextual"/>
        </w:rPr>
        <w:id w:val="-127317136"/>
        <w:docPartObj>
          <w:docPartGallery w:val="Table of Contents"/>
          <w:docPartUnique/>
        </w:docPartObj>
      </w:sdtPr>
      <w:sdtEndPr>
        <w:rPr>
          <w:b/>
          <w:bCs/>
        </w:rPr>
      </w:sdtEndPr>
      <w:sdtContent>
        <w:p w14:paraId="402E1EFE" w14:textId="7777F6C9" w:rsidR="00EE540D" w:rsidRPr="00C859E9" w:rsidRDefault="00584A28">
          <w:pPr>
            <w:pStyle w:val="TtuloTDC"/>
            <w:rPr>
              <w:rFonts w:asciiTheme="minorBidi" w:hAnsiTheme="minorBidi" w:cstheme="minorBidi"/>
              <w:b/>
              <w:color w:val="000000" w:themeColor="text1"/>
            </w:rPr>
          </w:pPr>
          <w:r>
            <w:rPr>
              <w:rFonts w:asciiTheme="minorBidi" w:hAnsiTheme="minorBidi" w:cstheme="minorBidi"/>
              <w:b/>
              <w:bCs/>
              <w:color w:val="000000" w:themeColor="text1"/>
              <w:lang w:val="es-ES"/>
            </w:rPr>
            <w:t>Í</w:t>
          </w:r>
          <w:r w:rsidR="00C859E9" w:rsidRPr="00C859E9">
            <w:rPr>
              <w:rFonts w:asciiTheme="minorBidi" w:hAnsiTheme="minorBidi" w:cstheme="minorBidi"/>
              <w:b/>
              <w:bCs/>
              <w:color w:val="000000" w:themeColor="text1"/>
              <w:lang w:val="es-ES"/>
            </w:rPr>
            <w:t>ndice</w:t>
          </w:r>
        </w:p>
        <w:p w14:paraId="0A656521" w14:textId="3EA6BB26" w:rsidR="0093575C" w:rsidRDefault="00EE540D">
          <w:pPr>
            <w:pStyle w:val="TDC1"/>
            <w:tabs>
              <w:tab w:val="right" w:leader="dot" w:pos="9016"/>
            </w:tabs>
            <w:rPr>
              <w:rFonts w:eastAsiaTheme="minorEastAsia"/>
              <w:noProof/>
              <w:lang w:eastAsia="es-ES"/>
            </w:rPr>
          </w:pPr>
          <w:r w:rsidRPr="00C859E9">
            <w:rPr>
              <w:rFonts w:asciiTheme="minorBidi" w:hAnsiTheme="minorBidi"/>
            </w:rPr>
            <w:fldChar w:fldCharType="begin"/>
          </w:r>
          <w:r w:rsidRPr="00C859E9">
            <w:rPr>
              <w:rFonts w:asciiTheme="minorBidi" w:hAnsiTheme="minorBidi"/>
            </w:rPr>
            <w:instrText xml:space="preserve"> TOC \o "1-3" \h \z \u </w:instrText>
          </w:r>
          <w:r w:rsidRPr="00C859E9">
            <w:rPr>
              <w:rFonts w:asciiTheme="minorBidi" w:hAnsiTheme="minorBidi"/>
            </w:rPr>
            <w:fldChar w:fldCharType="separate"/>
          </w:r>
          <w:hyperlink w:anchor="_Toc212144782" w:history="1">
            <w:r w:rsidR="0093575C" w:rsidRPr="0025676D">
              <w:rPr>
                <w:rStyle w:val="Hipervnculo"/>
                <w:rFonts w:asciiTheme="minorBidi" w:hAnsiTheme="minorBidi"/>
                <w:b/>
                <w:bCs/>
                <w:noProof/>
              </w:rPr>
              <w:t>Descripci</w:t>
            </w:r>
            <w:r w:rsidR="0093575C" w:rsidRPr="0025676D">
              <w:rPr>
                <w:rStyle w:val="Hipervnculo"/>
                <w:rFonts w:asciiTheme="minorBidi" w:hAnsiTheme="minorBidi"/>
                <w:b/>
                <w:bCs/>
                <w:noProof/>
                <w:lang w:val="es-419"/>
              </w:rPr>
              <w:t>ón</w:t>
            </w:r>
            <w:r w:rsidR="0093575C">
              <w:rPr>
                <w:noProof/>
                <w:webHidden/>
              </w:rPr>
              <w:tab/>
            </w:r>
            <w:r w:rsidR="0093575C">
              <w:rPr>
                <w:noProof/>
                <w:webHidden/>
              </w:rPr>
              <w:fldChar w:fldCharType="begin"/>
            </w:r>
            <w:r w:rsidR="0093575C">
              <w:rPr>
                <w:noProof/>
                <w:webHidden/>
              </w:rPr>
              <w:instrText xml:space="preserve"> PAGEREF _Toc212144782 \h </w:instrText>
            </w:r>
            <w:r w:rsidR="0093575C">
              <w:rPr>
                <w:noProof/>
                <w:webHidden/>
              </w:rPr>
            </w:r>
            <w:r w:rsidR="0093575C">
              <w:rPr>
                <w:noProof/>
                <w:webHidden/>
              </w:rPr>
              <w:fldChar w:fldCharType="separate"/>
            </w:r>
            <w:r w:rsidR="003F4F69">
              <w:rPr>
                <w:noProof/>
                <w:webHidden/>
              </w:rPr>
              <w:t>3</w:t>
            </w:r>
            <w:r w:rsidR="0093575C">
              <w:rPr>
                <w:noProof/>
                <w:webHidden/>
              </w:rPr>
              <w:fldChar w:fldCharType="end"/>
            </w:r>
          </w:hyperlink>
        </w:p>
        <w:p w14:paraId="6EE56659" w14:textId="2821BF39" w:rsidR="0093575C" w:rsidRDefault="0093575C">
          <w:pPr>
            <w:pStyle w:val="TDC1"/>
            <w:tabs>
              <w:tab w:val="right" w:leader="dot" w:pos="9016"/>
            </w:tabs>
            <w:rPr>
              <w:rFonts w:eastAsiaTheme="minorEastAsia"/>
              <w:noProof/>
              <w:lang w:eastAsia="es-ES"/>
            </w:rPr>
          </w:pPr>
          <w:hyperlink w:anchor="_Toc212144783" w:history="1">
            <w:r w:rsidRPr="0025676D">
              <w:rPr>
                <w:rStyle w:val="Hipervnculo"/>
                <w:rFonts w:asciiTheme="minorBidi" w:hAnsiTheme="minorBidi"/>
                <w:b/>
                <w:bCs/>
                <w:noProof/>
              </w:rPr>
              <w:t>Diagrama de caso de uso</w:t>
            </w:r>
            <w:r>
              <w:rPr>
                <w:noProof/>
                <w:webHidden/>
              </w:rPr>
              <w:tab/>
            </w:r>
            <w:r>
              <w:rPr>
                <w:noProof/>
                <w:webHidden/>
              </w:rPr>
              <w:fldChar w:fldCharType="begin"/>
            </w:r>
            <w:r>
              <w:rPr>
                <w:noProof/>
                <w:webHidden/>
              </w:rPr>
              <w:instrText xml:space="preserve"> PAGEREF _Toc212144783 \h </w:instrText>
            </w:r>
            <w:r>
              <w:rPr>
                <w:noProof/>
                <w:webHidden/>
              </w:rPr>
            </w:r>
            <w:r>
              <w:rPr>
                <w:noProof/>
                <w:webHidden/>
              </w:rPr>
              <w:fldChar w:fldCharType="separate"/>
            </w:r>
            <w:r w:rsidR="003F4F69">
              <w:rPr>
                <w:noProof/>
                <w:webHidden/>
              </w:rPr>
              <w:t>3</w:t>
            </w:r>
            <w:r>
              <w:rPr>
                <w:noProof/>
                <w:webHidden/>
              </w:rPr>
              <w:fldChar w:fldCharType="end"/>
            </w:r>
          </w:hyperlink>
        </w:p>
        <w:p w14:paraId="7194497C" w14:textId="0A444E6D" w:rsidR="0093575C" w:rsidRDefault="0093575C">
          <w:pPr>
            <w:pStyle w:val="TDC1"/>
            <w:tabs>
              <w:tab w:val="right" w:leader="dot" w:pos="9016"/>
            </w:tabs>
            <w:rPr>
              <w:rFonts w:eastAsiaTheme="minorEastAsia"/>
              <w:noProof/>
              <w:lang w:eastAsia="es-ES"/>
            </w:rPr>
          </w:pPr>
          <w:hyperlink w:anchor="_Toc212144784" w:history="1">
            <w:r w:rsidRPr="0025676D">
              <w:rPr>
                <w:rStyle w:val="Hipervnculo"/>
                <w:b/>
                <w:bCs/>
                <w:noProof/>
              </w:rPr>
              <w:t>Modelo de contenido</w:t>
            </w:r>
            <w:r>
              <w:rPr>
                <w:noProof/>
                <w:webHidden/>
              </w:rPr>
              <w:tab/>
            </w:r>
            <w:r>
              <w:rPr>
                <w:noProof/>
                <w:webHidden/>
              </w:rPr>
              <w:fldChar w:fldCharType="begin"/>
            </w:r>
            <w:r>
              <w:rPr>
                <w:noProof/>
                <w:webHidden/>
              </w:rPr>
              <w:instrText xml:space="preserve"> PAGEREF _Toc212144784 \h </w:instrText>
            </w:r>
            <w:r>
              <w:rPr>
                <w:noProof/>
                <w:webHidden/>
              </w:rPr>
            </w:r>
            <w:r>
              <w:rPr>
                <w:noProof/>
                <w:webHidden/>
              </w:rPr>
              <w:fldChar w:fldCharType="separate"/>
            </w:r>
            <w:r w:rsidR="003F4F69">
              <w:rPr>
                <w:noProof/>
                <w:webHidden/>
              </w:rPr>
              <w:t>5</w:t>
            </w:r>
            <w:r>
              <w:rPr>
                <w:noProof/>
                <w:webHidden/>
              </w:rPr>
              <w:fldChar w:fldCharType="end"/>
            </w:r>
          </w:hyperlink>
        </w:p>
        <w:p w14:paraId="60D3FC47" w14:textId="0BF31F20" w:rsidR="0093575C" w:rsidRDefault="0093575C">
          <w:pPr>
            <w:pStyle w:val="TDC1"/>
            <w:tabs>
              <w:tab w:val="right" w:leader="dot" w:pos="9016"/>
            </w:tabs>
            <w:rPr>
              <w:rFonts w:eastAsiaTheme="minorEastAsia"/>
              <w:noProof/>
              <w:lang w:eastAsia="es-ES"/>
            </w:rPr>
          </w:pPr>
          <w:hyperlink w:anchor="_Toc212144785" w:history="1">
            <w:r w:rsidRPr="0025676D">
              <w:rPr>
                <w:rStyle w:val="Hipervnculo"/>
                <w:rFonts w:asciiTheme="minorBidi" w:hAnsiTheme="minorBidi"/>
                <w:b/>
                <w:bCs/>
                <w:noProof/>
              </w:rPr>
              <w:t>Modelo de navegación</w:t>
            </w:r>
            <w:r>
              <w:rPr>
                <w:noProof/>
                <w:webHidden/>
              </w:rPr>
              <w:tab/>
            </w:r>
            <w:r>
              <w:rPr>
                <w:noProof/>
                <w:webHidden/>
              </w:rPr>
              <w:fldChar w:fldCharType="begin"/>
            </w:r>
            <w:r>
              <w:rPr>
                <w:noProof/>
                <w:webHidden/>
              </w:rPr>
              <w:instrText xml:space="preserve"> PAGEREF _Toc212144785 \h </w:instrText>
            </w:r>
            <w:r>
              <w:rPr>
                <w:noProof/>
                <w:webHidden/>
              </w:rPr>
            </w:r>
            <w:r>
              <w:rPr>
                <w:noProof/>
                <w:webHidden/>
              </w:rPr>
              <w:fldChar w:fldCharType="separate"/>
            </w:r>
            <w:r w:rsidR="003F4F69">
              <w:rPr>
                <w:b/>
                <w:bCs/>
                <w:noProof/>
                <w:webHidden/>
              </w:rPr>
              <w:t>¡Error! Marcador no definido.</w:t>
            </w:r>
            <w:r>
              <w:rPr>
                <w:noProof/>
                <w:webHidden/>
              </w:rPr>
              <w:fldChar w:fldCharType="end"/>
            </w:r>
          </w:hyperlink>
        </w:p>
        <w:p w14:paraId="4467BD88" w14:textId="3F820EBA" w:rsidR="00EE540D" w:rsidRDefault="00EE540D">
          <w:r w:rsidRPr="00C859E9">
            <w:rPr>
              <w:rFonts w:asciiTheme="minorBidi" w:hAnsiTheme="minorBidi"/>
              <w:b/>
            </w:rPr>
            <w:fldChar w:fldCharType="end"/>
          </w:r>
        </w:p>
      </w:sdtContent>
    </w:sdt>
    <w:p w14:paraId="368A5B45" w14:textId="05FF6F37" w:rsidR="00002A64" w:rsidRDefault="00D72338" w:rsidP="00F849CC">
      <w:r>
        <w:br w:type="page"/>
      </w:r>
    </w:p>
    <w:p w14:paraId="2F2C7F59" w14:textId="024DCA0C" w:rsidR="007370A7" w:rsidRPr="00911AEC" w:rsidRDefault="007370A7" w:rsidP="00911AEC">
      <w:pPr>
        <w:pStyle w:val="Ttulo1"/>
        <w:jc w:val="both"/>
        <w:rPr>
          <w:rFonts w:ascii="Times New Roman" w:hAnsi="Times New Roman" w:cs="Times New Roman"/>
          <w:b/>
          <w:bCs/>
          <w:color w:val="000000" w:themeColor="text1"/>
          <w:sz w:val="24"/>
          <w:szCs w:val="24"/>
          <w:lang w:val="es-419"/>
        </w:rPr>
      </w:pPr>
      <w:r w:rsidRPr="00911AEC">
        <w:rPr>
          <w:rFonts w:ascii="Times New Roman" w:hAnsi="Times New Roman" w:cs="Times New Roman"/>
          <w:b/>
          <w:bCs/>
          <w:color w:val="000000" w:themeColor="text1"/>
          <w:sz w:val="24"/>
          <w:szCs w:val="24"/>
        </w:rPr>
        <w:lastRenderedPageBreak/>
        <w:t>Descripci</w:t>
      </w:r>
      <w:r>
        <w:rPr>
          <w:rFonts w:ascii="Times New Roman" w:hAnsi="Times New Roman" w:cs="Times New Roman"/>
          <w:b/>
          <w:color w:val="000000" w:themeColor="text1"/>
          <w:sz w:val="24"/>
          <w:szCs w:val="24"/>
        </w:rPr>
        <w:t>ón</w:t>
      </w:r>
    </w:p>
    <w:p w14:paraId="0AB5FA4F" w14:textId="5752BF5F" w:rsidR="009D17C0" w:rsidRPr="009D17C0" w:rsidRDefault="009D17C0" w:rsidP="009D17C0">
      <w:pPr>
        <w:jc w:val="both"/>
        <w:rPr>
          <w:rFonts w:ascii="Times New Roman" w:hAnsi="Times New Roman" w:cs="Times New Roman"/>
        </w:rPr>
      </w:pPr>
      <w:r w:rsidRPr="009D17C0">
        <w:rPr>
          <w:rFonts w:ascii="Times New Roman" w:hAnsi="Times New Roman" w:cs="Times New Roman"/>
        </w:rPr>
        <w:t>Se propone desarrollar una aplicación integral para la gestión de una cadena de restaurantes que permita coordinar de manera eficiente las operaciones en todas sus sucursales. La plataforma estará organizada en tres módulos principales según el tipo de usuario: clientes, que podrán registrarse</w:t>
      </w:r>
      <w:r w:rsidR="00767AF0">
        <w:rPr>
          <w:rFonts w:ascii="Times New Roman" w:hAnsi="Times New Roman" w:cs="Times New Roman"/>
        </w:rPr>
        <w:t xml:space="preserve"> y</w:t>
      </w:r>
      <w:r w:rsidRPr="009D17C0">
        <w:rPr>
          <w:rFonts w:ascii="Times New Roman" w:hAnsi="Times New Roman" w:cs="Times New Roman"/>
        </w:rPr>
        <w:t xml:space="preserve"> consultar el menú actualizado; camareros, quienes gestionarán y registrarán las órdenes de los clientes</w:t>
      </w:r>
      <w:r w:rsidR="00885223">
        <w:rPr>
          <w:rFonts w:ascii="Times New Roman" w:hAnsi="Times New Roman" w:cs="Times New Roman"/>
        </w:rPr>
        <w:t xml:space="preserve">. </w:t>
      </w:r>
      <w:r w:rsidR="000A7BC3">
        <w:rPr>
          <w:rFonts w:ascii="Times New Roman" w:hAnsi="Times New Roman" w:cs="Times New Roman"/>
        </w:rPr>
        <w:t>Y</w:t>
      </w:r>
      <w:r w:rsidRPr="009D17C0">
        <w:rPr>
          <w:rFonts w:ascii="Times New Roman" w:hAnsi="Times New Roman" w:cs="Times New Roman"/>
        </w:rPr>
        <w:t xml:space="preserve"> administradores, encargados de mantener y actualizar la información general del restaurante, incluyendo la gestión de sucursales, menús, platos, ingredientes e inventario, además de supervisar las operaciones diarias para garantizar un funcionamiento óptimo. En conjunto, la aplicación busca centralizar el control de la información, facilitar la comunicación entre los distintos roles, optimizar los procesos internos y mejorar la experiencia del cliente, proporcionando un sistema moderno y eficiente para la administración de la cadena de restaurantes.</w:t>
      </w:r>
    </w:p>
    <w:p w14:paraId="04254546" w14:textId="5E87DDA7" w:rsidR="00D34345" w:rsidRDefault="00D34345" w:rsidP="002A57A7">
      <w:pPr>
        <w:pStyle w:val="Ttulo1"/>
        <w:rPr>
          <w:rFonts w:asciiTheme="majorBidi" w:hAnsiTheme="majorBidi"/>
          <w:b/>
          <w:bCs/>
          <w:color w:val="000000" w:themeColor="text1"/>
          <w:sz w:val="24"/>
          <w:szCs w:val="24"/>
        </w:rPr>
      </w:pPr>
      <w:bookmarkStart w:id="0" w:name="_Toc212144783"/>
      <w:r w:rsidRPr="002A57A7">
        <w:rPr>
          <w:rFonts w:asciiTheme="majorBidi" w:hAnsiTheme="majorBidi"/>
          <w:b/>
          <w:bCs/>
          <w:color w:val="000000" w:themeColor="text1"/>
          <w:sz w:val="24"/>
          <w:szCs w:val="24"/>
        </w:rPr>
        <w:t xml:space="preserve">Escenarios de </w:t>
      </w:r>
      <w:r w:rsidR="002A57A7" w:rsidRPr="002A57A7">
        <w:rPr>
          <w:rFonts w:asciiTheme="majorBidi" w:hAnsiTheme="majorBidi"/>
          <w:b/>
          <w:bCs/>
          <w:color w:val="000000" w:themeColor="text1"/>
          <w:sz w:val="24"/>
          <w:szCs w:val="24"/>
        </w:rPr>
        <w:t>uso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856"/>
        <w:gridCol w:w="2043"/>
        <w:gridCol w:w="3304"/>
      </w:tblGrid>
      <w:tr w:rsidR="00176C7F" w:rsidRPr="00176C7F" w14:paraId="1688CB89" w14:textId="77777777" w:rsidTr="00176C7F">
        <w:trPr>
          <w:tblHeader/>
          <w:tblCellSpacing w:w="15" w:type="dxa"/>
        </w:trPr>
        <w:tc>
          <w:tcPr>
            <w:tcW w:w="0" w:type="auto"/>
            <w:vAlign w:val="center"/>
            <w:hideMark/>
          </w:tcPr>
          <w:p w14:paraId="3C0A2502"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Escenario</w:t>
            </w:r>
          </w:p>
        </w:tc>
        <w:tc>
          <w:tcPr>
            <w:tcW w:w="0" w:type="auto"/>
            <w:vAlign w:val="center"/>
            <w:hideMark/>
          </w:tcPr>
          <w:p w14:paraId="6C3A9863"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Actor principal</w:t>
            </w:r>
          </w:p>
        </w:tc>
        <w:tc>
          <w:tcPr>
            <w:tcW w:w="0" w:type="auto"/>
            <w:vAlign w:val="center"/>
            <w:hideMark/>
          </w:tcPr>
          <w:p w14:paraId="1EF505ED"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Objetivo principal</w:t>
            </w:r>
          </w:p>
        </w:tc>
        <w:tc>
          <w:tcPr>
            <w:tcW w:w="0" w:type="auto"/>
            <w:vAlign w:val="center"/>
            <w:hideMark/>
          </w:tcPr>
          <w:p w14:paraId="38F12798"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Descripción breve del flujo</w:t>
            </w:r>
          </w:p>
        </w:tc>
      </w:tr>
      <w:tr w:rsidR="00176C7F" w:rsidRPr="00176C7F" w14:paraId="36420E8C" w14:textId="77777777" w:rsidTr="00176C7F">
        <w:trPr>
          <w:tblCellSpacing w:w="15" w:type="dxa"/>
        </w:trPr>
        <w:tc>
          <w:tcPr>
            <w:tcW w:w="0" w:type="auto"/>
            <w:vAlign w:val="center"/>
            <w:hideMark/>
          </w:tcPr>
          <w:p w14:paraId="18F50E0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1. Registrar cliente</w:t>
            </w:r>
          </w:p>
        </w:tc>
        <w:tc>
          <w:tcPr>
            <w:tcW w:w="0" w:type="auto"/>
            <w:vAlign w:val="center"/>
            <w:hideMark/>
          </w:tcPr>
          <w:p w14:paraId="0C27F26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w:t>
            </w:r>
          </w:p>
        </w:tc>
        <w:tc>
          <w:tcPr>
            <w:tcW w:w="0" w:type="auto"/>
            <w:vAlign w:val="center"/>
            <w:hideMark/>
          </w:tcPr>
          <w:p w14:paraId="738BBE7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Crear una cuenta en el sistema para poder iniciar sesión.</w:t>
            </w:r>
          </w:p>
        </w:tc>
        <w:tc>
          <w:tcPr>
            <w:tcW w:w="0" w:type="auto"/>
            <w:vAlign w:val="center"/>
            <w:hideMark/>
          </w:tcPr>
          <w:p w14:paraId="53170C5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cliente completa un formulario con sus datos, el sistema valida y almacena la información.</w:t>
            </w:r>
          </w:p>
        </w:tc>
      </w:tr>
      <w:tr w:rsidR="00176C7F" w:rsidRPr="00176C7F" w14:paraId="43F1CAF2" w14:textId="77777777" w:rsidTr="00176C7F">
        <w:trPr>
          <w:tblCellSpacing w:w="15" w:type="dxa"/>
        </w:trPr>
        <w:tc>
          <w:tcPr>
            <w:tcW w:w="0" w:type="auto"/>
            <w:vAlign w:val="center"/>
            <w:hideMark/>
          </w:tcPr>
          <w:p w14:paraId="1F34E4A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2. Iniciar sesión</w:t>
            </w:r>
          </w:p>
        </w:tc>
        <w:tc>
          <w:tcPr>
            <w:tcW w:w="0" w:type="auto"/>
            <w:vAlign w:val="center"/>
            <w:hideMark/>
          </w:tcPr>
          <w:p w14:paraId="4B33D12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 / Camarero / Administrador</w:t>
            </w:r>
          </w:p>
        </w:tc>
        <w:tc>
          <w:tcPr>
            <w:tcW w:w="0" w:type="auto"/>
            <w:vAlign w:val="center"/>
            <w:hideMark/>
          </w:tcPr>
          <w:p w14:paraId="1DEC794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Acceder al sistema según su rol.</w:t>
            </w:r>
          </w:p>
        </w:tc>
        <w:tc>
          <w:tcPr>
            <w:tcW w:w="0" w:type="auto"/>
            <w:vAlign w:val="center"/>
            <w:hideMark/>
          </w:tcPr>
          <w:p w14:paraId="13F548A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usuario ingresa sus credenciales y el sistema valida el acceso redirigiendo al panel correspondiente.</w:t>
            </w:r>
          </w:p>
        </w:tc>
      </w:tr>
      <w:tr w:rsidR="00176C7F" w:rsidRPr="00176C7F" w14:paraId="74B48392" w14:textId="77777777" w:rsidTr="00176C7F">
        <w:trPr>
          <w:tblCellSpacing w:w="15" w:type="dxa"/>
        </w:trPr>
        <w:tc>
          <w:tcPr>
            <w:tcW w:w="0" w:type="auto"/>
            <w:vAlign w:val="center"/>
            <w:hideMark/>
          </w:tcPr>
          <w:p w14:paraId="2E03854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3. Registrar orden</w:t>
            </w:r>
          </w:p>
        </w:tc>
        <w:tc>
          <w:tcPr>
            <w:tcW w:w="0" w:type="auto"/>
            <w:vAlign w:val="center"/>
            <w:hideMark/>
          </w:tcPr>
          <w:p w14:paraId="581D973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Camarero</w:t>
            </w:r>
          </w:p>
        </w:tc>
        <w:tc>
          <w:tcPr>
            <w:tcW w:w="0" w:type="auto"/>
            <w:vAlign w:val="center"/>
            <w:hideMark/>
          </w:tcPr>
          <w:p w14:paraId="023EF45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Registrar el pedido de un cliente y enviarlo a cocina.</w:t>
            </w:r>
          </w:p>
        </w:tc>
        <w:tc>
          <w:tcPr>
            <w:tcW w:w="0" w:type="auto"/>
            <w:vAlign w:val="center"/>
            <w:hideMark/>
          </w:tcPr>
          <w:p w14:paraId="442FB16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camarero selecciona la mesa, elige los platos y confirma el pedido, que se almacena en la base de datos.</w:t>
            </w:r>
          </w:p>
        </w:tc>
      </w:tr>
      <w:tr w:rsidR="00176C7F" w:rsidRPr="00176C7F" w14:paraId="5470FFA7" w14:textId="77777777" w:rsidTr="00176C7F">
        <w:trPr>
          <w:tblCellSpacing w:w="15" w:type="dxa"/>
        </w:trPr>
        <w:tc>
          <w:tcPr>
            <w:tcW w:w="0" w:type="auto"/>
            <w:vAlign w:val="center"/>
            <w:hideMark/>
          </w:tcPr>
          <w:p w14:paraId="4C2864C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4. Administrar menú</w:t>
            </w:r>
          </w:p>
        </w:tc>
        <w:tc>
          <w:tcPr>
            <w:tcW w:w="0" w:type="auto"/>
            <w:vAlign w:val="center"/>
            <w:hideMark/>
          </w:tcPr>
          <w:p w14:paraId="44AE55E5"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F220FD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Gestionar los platos del restaurante.</w:t>
            </w:r>
          </w:p>
        </w:tc>
        <w:tc>
          <w:tcPr>
            <w:tcW w:w="0" w:type="auto"/>
            <w:vAlign w:val="center"/>
            <w:hideMark/>
          </w:tcPr>
          <w:p w14:paraId="08C6F9F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agregar, modificar o eliminar platos del menú.</w:t>
            </w:r>
          </w:p>
        </w:tc>
      </w:tr>
      <w:tr w:rsidR="00176C7F" w:rsidRPr="00176C7F" w14:paraId="01F7580D" w14:textId="77777777" w:rsidTr="00176C7F">
        <w:trPr>
          <w:tblCellSpacing w:w="15" w:type="dxa"/>
        </w:trPr>
        <w:tc>
          <w:tcPr>
            <w:tcW w:w="0" w:type="auto"/>
            <w:vAlign w:val="center"/>
            <w:hideMark/>
          </w:tcPr>
          <w:p w14:paraId="0E0C91F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5. Gestionar productos e inventario</w:t>
            </w:r>
          </w:p>
        </w:tc>
        <w:tc>
          <w:tcPr>
            <w:tcW w:w="0" w:type="auto"/>
            <w:vAlign w:val="center"/>
            <w:hideMark/>
          </w:tcPr>
          <w:p w14:paraId="1348AAF1"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5D29CD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Controlar los productos e insumos del restaurante.</w:t>
            </w:r>
          </w:p>
        </w:tc>
        <w:tc>
          <w:tcPr>
            <w:tcW w:w="0" w:type="auto"/>
            <w:vAlign w:val="center"/>
            <w:hideMark/>
          </w:tcPr>
          <w:p w14:paraId="5BD7D446"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registrar nuevos productos, editar o eliminar los existentes.</w:t>
            </w:r>
          </w:p>
        </w:tc>
      </w:tr>
      <w:tr w:rsidR="00176C7F" w:rsidRPr="00176C7F" w14:paraId="6BC7BDE4" w14:textId="77777777" w:rsidTr="00176C7F">
        <w:trPr>
          <w:tblCellSpacing w:w="15" w:type="dxa"/>
        </w:trPr>
        <w:tc>
          <w:tcPr>
            <w:tcW w:w="0" w:type="auto"/>
            <w:vAlign w:val="center"/>
            <w:hideMark/>
          </w:tcPr>
          <w:p w14:paraId="08F99D4E"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6. Gestionar sucursales</w:t>
            </w:r>
          </w:p>
        </w:tc>
        <w:tc>
          <w:tcPr>
            <w:tcW w:w="0" w:type="auto"/>
            <w:vAlign w:val="center"/>
            <w:hideMark/>
          </w:tcPr>
          <w:p w14:paraId="6B145DC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075D8A3A"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Mantener actualizada la información de las sucursales.</w:t>
            </w:r>
          </w:p>
        </w:tc>
        <w:tc>
          <w:tcPr>
            <w:tcW w:w="0" w:type="auto"/>
            <w:vAlign w:val="center"/>
            <w:hideMark/>
          </w:tcPr>
          <w:p w14:paraId="2A8C849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visualiza, edita o elimina datos de las sucursales.</w:t>
            </w:r>
          </w:p>
        </w:tc>
      </w:tr>
    </w:tbl>
    <w:p w14:paraId="462D6507" w14:textId="77777777" w:rsidR="00946171" w:rsidRPr="009650F4" w:rsidRDefault="00946171" w:rsidP="00946171">
      <w:pPr>
        <w:rPr>
          <w:lang w:val="es-PA"/>
        </w:rPr>
      </w:pPr>
    </w:p>
    <w:p w14:paraId="686D58E3" w14:textId="77777777" w:rsidR="00177918" w:rsidRDefault="00177918" w:rsidP="00177918">
      <w:pPr>
        <w:pStyle w:val="Ttulo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Requisitos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5774"/>
        <w:gridCol w:w="2707"/>
      </w:tblGrid>
      <w:tr w:rsidR="00227A74" w:rsidRPr="00227A74" w14:paraId="620159B6" w14:textId="77777777" w:rsidTr="00227A74">
        <w:trPr>
          <w:tblHeader/>
          <w:tblCellSpacing w:w="15" w:type="dxa"/>
        </w:trPr>
        <w:tc>
          <w:tcPr>
            <w:tcW w:w="0" w:type="auto"/>
            <w:vAlign w:val="center"/>
            <w:hideMark/>
          </w:tcPr>
          <w:p w14:paraId="28BC2813"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No.</w:t>
            </w:r>
          </w:p>
        </w:tc>
        <w:tc>
          <w:tcPr>
            <w:tcW w:w="0" w:type="auto"/>
            <w:vAlign w:val="center"/>
            <w:hideMark/>
          </w:tcPr>
          <w:p w14:paraId="555A1E31"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7D452DF7"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Usuario involucrado</w:t>
            </w:r>
          </w:p>
        </w:tc>
      </w:tr>
      <w:tr w:rsidR="00227A74" w:rsidRPr="00227A74" w14:paraId="103129F5" w14:textId="77777777" w:rsidTr="00227A74">
        <w:trPr>
          <w:tblCellSpacing w:w="15" w:type="dxa"/>
        </w:trPr>
        <w:tc>
          <w:tcPr>
            <w:tcW w:w="0" w:type="auto"/>
            <w:vAlign w:val="center"/>
            <w:hideMark/>
          </w:tcPr>
          <w:p w14:paraId="68DB740E"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RF1</w:t>
            </w:r>
          </w:p>
        </w:tc>
        <w:tc>
          <w:tcPr>
            <w:tcW w:w="0" w:type="auto"/>
            <w:vAlign w:val="center"/>
            <w:hideMark/>
          </w:tcPr>
          <w:p w14:paraId="46002E3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registrar nuevos usuarios (clientes) y almacenar sus credenciales.</w:t>
            </w:r>
          </w:p>
        </w:tc>
        <w:tc>
          <w:tcPr>
            <w:tcW w:w="0" w:type="auto"/>
            <w:vAlign w:val="center"/>
            <w:hideMark/>
          </w:tcPr>
          <w:p w14:paraId="0FFA4B8D"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w:t>
            </w:r>
          </w:p>
        </w:tc>
      </w:tr>
      <w:tr w:rsidR="00227A74" w:rsidRPr="00227A74" w14:paraId="5FCC456D" w14:textId="77777777" w:rsidTr="00227A74">
        <w:trPr>
          <w:tblCellSpacing w:w="15" w:type="dxa"/>
        </w:trPr>
        <w:tc>
          <w:tcPr>
            <w:tcW w:w="0" w:type="auto"/>
            <w:vAlign w:val="center"/>
            <w:hideMark/>
          </w:tcPr>
          <w:p w14:paraId="4923454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RF2</w:t>
            </w:r>
          </w:p>
        </w:tc>
        <w:tc>
          <w:tcPr>
            <w:tcW w:w="0" w:type="auto"/>
            <w:vAlign w:val="center"/>
            <w:hideMark/>
          </w:tcPr>
          <w:p w14:paraId="692604F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iniciar sesión y diferenciar el acceso según el rol del usuario.</w:t>
            </w:r>
          </w:p>
        </w:tc>
        <w:tc>
          <w:tcPr>
            <w:tcW w:w="0" w:type="auto"/>
            <w:vAlign w:val="center"/>
            <w:hideMark/>
          </w:tcPr>
          <w:p w14:paraId="7298825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 Camarero, Administrador</w:t>
            </w:r>
          </w:p>
        </w:tc>
      </w:tr>
      <w:tr w:rsidR="00227A74" w:rsidRPr="00227A74" w14:paraId="4F88C9F4" w14:textId="77777777" w:rsidTr="00227A74">
        <w:trPr>
          <w:tblCellSpacing w:w="15" w:type="dxa"/>
        </w:trPr>
        <w:tc>
          <w:tcPr>
            <w:tcW w:w="0" w:type="auto"/>
            <w:vAlign w:val="center"/>
            <w:hideMark/>
          </w:tcPr>
          <w:p w14:paraId="3A9044EF"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RF3</w:t>
            </w:r>
          </w:p>
        </w:tc>
        <w:tc>
          <w:tcPr>
            <w:tcW w:w="0" w:type="auto"/>
            <w:vAlign w:val="center"/>
            <w:hideMark/>
          </w:tcPr>
          <w:p w14:paraId="4BB15299"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 los camareros registrar órdenes y enviarlas a la cocina.</w:t>
            </w:r>
          </w:p>
        </w:tc>
        <w:tc>
          <w:tcPr>
            <w:tcW w:w="0" w:type="auto"/>
            <w:vAlign w:val="center"/>
            <w:hideMark/>
          </w:tcPr>
          <w:p w14:paraId="6CBAA640"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Camarero</w:t>
            </w:r>
          </w:p>
        </w:tc>
      </w:tr>
      <w:tr w:rsidR="00227A74" w:rsidRPr="00227A74" w14:paraId="6B548DFA" w14:textId="77777777" w:rsidTr="00227A74">
        <w:trPr>
          <w:tblCellSpacing w:w="15" w:type="dxa"/>
        </w:trPr>
        <w:tc>
          <w:tcPr>
            <w:tcW w:w="0" w:type="auto"/>
            <w:vAlign w:val="center"/>
            <w:hideMark/>
          </w:tcPr>
          <w:p w14:paraId="4DB8744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RF4</w:t>
            </w:r>
          </w:p>
        </w:tc>
        <w:tc>
          <w:tcPr>
            <w:tcW w:w="0" w:type="auto"/>
            <w:vAlign w:val="center"/>
            <w:hideMark/>
          </w:tcPr>
          <w:p w14:paraId="38518B1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al administrador agregar, editar y eliminar platos del menú.</w:t>
            </w:r>
          </w:p>
        </w:tc>
        <w:tc>
          <w:tcPr>
            <w:tcW w:w="0" w:type="auto"/>
            <w:vAlign w:val="center"/>
            <w:hideMark/>
          </w:tcPr>
          <w:p w14:paraId="2B515C7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4729EC77" w14:textId="77777777" w:rsidTr="00227A74">
        <w:trPr>
          <w:tblCellSpacing w:w="15" w:type="dxa"/>
        </w:trPr>
        <w:tc>
          <w:tcPr>
            <w:tcW w:w="0" w:type="auto"/>
            <w:vAlign w:val="center"/>
            <w:hideMark/>
          </w:tcPr>
          <w:p w14:paraId="25D7A6B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RF5</w:t>
            </w:r>
          </w:p>
        </w:tc>
        <w:tc>
          <w:tcPr>
            <w:tcW w:w="0" w:type="auto"/>
            <w:vAlign w:val="center"/>
            <w:hideMark/>
          </w:tcPr>
          <w:p w14:paraId="5D2437F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gestionar productos e inventario mediante operaciones CRUD.</w:t>
            </w:r>
          </w:p>
        </w:tc>
        <w:tc>
          <w:tcPr>
            <w:tcW w:w="0" w:type="auto"/>
            <w:vAlign w:val="center"/>
            <w:hideMark/>
          </w:tcPr>
          <w:p w14:paraId="5183C503"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1C707597" w14:textId="77777777" w:rsidTr="00227A74">
        <w:trPr>
          <w:tblCellSpacing w:w="15" w:type="dxa"/>
        </w:trPr>
        <w:tc>
          <w:tcPr>
            <w:tcW w:w="0" w:type="auto"/>
            <w:vAlign w:val="center"/>
            <w:hideMark/>
          </w:tcPr>
          <w:p w14:paraId="2E616C0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RF6</w:t>
            </w:r>
          </w:p>
        </w:tc>
        <w:tc>
          <w:tcPr>
            <w:tcW w:w="0" w:type="auto"/>
            <w:vAlign w:val="center"/>
            <w:hideMark/>
          </w:tcPr>
          <w:p w14:paraId="6A7AC18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visualizar y actualizar la información de las sucursales.</w:t>
            </w:r>
          </w:p>
        </w:tc>
        <w:tc>
          <w:tcPr>
            <w:tcW w:w="0" w:type="auto"/>
            <w:vAlign w:val="center"/>
            <w:hideMark/>
          </w:tcPr>
          <w:p w14:paraId="025F489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bl>
    <w:p w14:paraId="585250A6" w14:textId="77777777" w:rsidR="002F365D" w:rsidRPr="002F365D" w:rsidRDefault="002F365D" w:rsidP="002F365D">
      <w:pPr>
        <w:rPr>
          <w:rFonts w:ascii="Times New Roman" w:hAnsi="Times New Roman" w:cs="Times New Roman"/>
        </w:rPr>
      </w:pPr>
    </w:p>
    <w:p w14:paraId="45F7F733" w14:textId="40CD978B" w:rsidR="00177918" w:rsidRDefault="00177918" w:rsidP="00177918">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Requisitos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6914"/>
        <w:gridCol w:w="1393"/>
      </w:tblGrid>
      <w:tr w:rsidR="00235993" w:rsidRPr="00235993" w14:paraId="61FEC486" w14:textId="77777777" w:rsidTr="00235993">
        <w:trPr>
          <w:tblHeader/>
          <w:tblCellSpacing w:w="15" w:type="dxa"/>
        </w:trPr>
        <w:tc>
          <w:tcPr>
            <w:tcW w:w="0" w:type="auto"/>
            <w:vAlign w:val="center"/>
            <w:hideMark/>
          </w:tcPr>
          <w:p w14:paraId="5C14963F"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No.</w:t>
            </w:r>
          </w:p>
        </w:tc>
        <w:tc>
          <w:tcPr>
            <w:tcW w:w="0" w:type="auto"/>
            <w:vAlign w:val="center"/>
            <w:hideMark/>
          </w:tcPr>
          <w:p w14:paraId="1CD4CFD9"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2B366CF5"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Tipo de RNF</w:t>
            </w:r>
          </w:p>
        </w:tc>
      </w:tr>
      <w:tr w:rsidR="00235993" w:rsidRPr="00235993" w14:paraId="0D071116" w14:textId="77777777" w:rsidTr="00235993">
        <w:trPr>
          <w:tblCellSpacing w:w="15" w:type="dxa"/>
        </w:trPr>
        <w:tc>
          <w:tcPr>
            <w:tcW w:w="0" w:type="auto"/>
            <w:vAlign w:val="center"/>
            <w:hideMark/>
          </w:tcPr>
          <w:p w14:paraId="05C63A8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RNF1</w:t>
            </w:r>
          </w:p>
        </w:tc>
        <w:tc>
          <w:tcPr>
            <w:tcW w:w="0" w:type="auto"/>
            <w:vAlign w:val="center"/>
            <w:hideMark/>
          </w:tcPr>
          <w:p w14:paraId="20BEF09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La aplicación debe tener una </w:t>
            </w:r>
            <w:r w:rsidRPr="00235993">
              <w:rPr>
                <w:rFonts w:ascii="Times New Roman" w:eastAsia="Times New Roman" w:hAnsi="Times New Roman" w:cs="Times New Roman"/>
                <w:b/>
                <w:bCs/>
                <w:kern w:val="0"/>
                <w:lang w:val="es-PA" w:eastAsia="es-PA"/>
                <w14:ligatures w14:val="none"/>
              </w:rPr>
              <w:t>interfaz clara y fácil de entender</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821355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r w:rsidR="00235993" w:rsidRPr="00235993" w14:paraId="5AF034C8" w14:textId="77777777" w:rsidTr="00235993">
        <w:trPr>
          <w:tblCellSpacing w:w="15" w:type="dxa"/>
        </w:trPr>
        <w:tc>
          <w:tcPr>
            <w:tcW w:w="0" w:type="auto"/>
            <w:vAlign w:val="center"/>
            <w:hideMark/>
          </w:tcPr>
          <w:p w14:paraId="6327365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RNF2</w:t>
            </w:r>
          </w:p>
        </w:tc>
        <w:tc>
          <w:tcPr>
            <w:tcW w:w="0" w:type="auto"/>
            <w:vAlign w:val="center"/>
            <w:hideMark/>
          </w:tcPr>
          <w:p w14:paraId="725D383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Los usuarios deben autenticarse con usuario y contraseña antes de acceder al sistema.</w:t>
            </w:r>
          </w:p>
        </w:tc>
        <w:tc>
          <w:tcPr>
            <w:tcW w:w="0" w:type="auto"/>
            <w:vAlign w:val="center"/>
            <w:hideMark/>
          </w:tcPr>
          <w:p w14:paraId="7D41A8A8"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Seguridad</w:t>
            </w:r>
          </w:p>
        </w:tc>
      </w:tr>
      <w:tr w:rsidR="00235993" w:rsidRPr="00235993" w14:paraId="44E22CAC" w14:textId="77777777" w:rsidTr="00235993">
        <w:trPr>
          <w:tblCellSpacing w:w="15" w:type="dxa"/>
        </w:trPr>
        <w:tc>
          <w:tcPr>
            <w:tcW w:w="0" w:type="auto"/>
            <w:vAlign w:val="center"/>
            <w:hideMark/>
          </w:tcPr>
          <w:p w14:paraId="4C25D15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RNF3</w:t>
            </w:r>
          </w:p>
        </w:tc>
        <w:tc>
          <w:tcPr>
            <w:tcW w:w="0" w:type="auto"/>
            <w:vAlign w:val="center"/>
            <w:hideMark/>
          </w:tcPr>
          <w:p w14:paraId="61DC098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El sistema debe ejecutarse correctamente en entornos </w:t>
            </w:r>
            <w:r w:rsidRPr="00235993">
              <w:rPr>
                <w:rFonts w:ascii="Times New Roman" w:eastAsia="Times New Roman" w:hAnsi="Times New Roman" w:cs="Times New Roman"/>
                <w:b/>
                <w:bCs/>
                <w:kern w:val="0"/>
                <w:lang w:val="es-PA" w:eastAsia="es-PA"/>
                <w14:ligatures w14:val="none"/>
              </w:rPr>
              <w:t>PHP y MySQL</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165AE7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Operacional</w:t>
            </w:r>
          </w:p>
        </w:tc>
      </w:tr>
      <w:tr w:rsidR="00235993" w:rsidRPr="00235993" w14:paraId="4AC5294B" w14:textId="77777777" w:rsidTr="00235993">
        <w:trPr>
          <w:tblCellSpacing w:w="15" w:type="dxa"/>
        </w:trPr>
        <w:tc>
          <w:tcPr>
            <w:tcW w:w="0" w:type="auto"/>
            <w:vAlign w:val="center"/>
            <w:hideMark/>
          </w:tcPr>
          <w:p w14:paraId="33D8937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RNF4</w:t>
            </w:r>
          </w:p>
        </w:tc>
        <w:tc>
          <w:tcPr>
            <w:tcW w:w="0" w:type="auto"/>
            <w:vAlign w:val="center"/>
            <w:hideMark/>
          </w:tcPr>
          <w:p w14:paraId="169EBD16"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Las operaciones CRUD deben realizarse sin errores y con respuesta en pocos segundos.</w:t>
            </w:r>
          </w:p>
        </w:tc>
        <w:tc>
          <w:tcPr>
            <w:tcW w:w="0" w:type="auto"/>
            <w:vAlign w:val="center"/>
            <w:hideMark/>
          </w:tcPr>
          <w:p w14:paraId="62C8C1F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Fiabilidad</w:t>
            </w:r>
          </w:p>
        </w:tc>
      </w:tr>
      <w:tr w:rsidR="00235993" w:rsidRPr="00235993" w14:paraId="4E38E84A" w14:textId="77777777" w:rsidTr="00235993">
        <w:trPr>
          <w:tblCellSpacing w:w="15" w:type="dxa"/>
        </w:trPr>
        <w:tc>
          <w:tcPr>
            <w:tcW w:w="0" w:type="auto"/>
            <w:vAlign w:val="center"/>
            <w:hideMark/>
          </w:tcPr>
          <w:p w14:paraId="08CE0DE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RNF5</w:t>
            </w:r>
          </w:p>
        </w:tc>
        <w:tc>
          <w:tcPr>
            <w:tcW w:w="0" w:type="auto"/>
            <w:vAlign w:val="center"/>
            <w:hideMark/>
          </w:tcPr>
          <w:p w14:paraId="63F8CAE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 aplicación debe mostrarse correctamente en navegadores modernos de escritorio.</w:t>
            </w:r>
          </w:p>
        </w:tc>
        <w:tc>
          <w:tcPr>
            <w:tcW w:w="0" w:type="auto"/>
            <w:vAlign w:val="center"/>
            <w:hideMark/>
          </w:tcPr>
          <w:p w14:paraId="5A8C2A2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bl>
    <w:p w14:paraId="029223EA" w14:textId="77777777" w:rsidR="00010AED" w:rsidRPr="00010AED" w:rsidRDefault="00010AED" w:rsidP="00010AED"/>
    <w:p w14:paraId="47500E17" w14:textId="0845A71A" w:rsidR="00595AC2" w:rsidRPr="00946171" w:rsidRDefault="00946171" w:rsidP="00946171">
      <w:pPr>
        <w:pStyle w:val="Ttulo1"/>
        <w:rPr>
          <w:rFonts w:ascii="Times New Roman" w:hAnsi="Times New Roman" w:cs="Times New Roman"/>
          <w:b/>
          <w:color w:val="auto"/>
          <w:sz w:val="24"/>
          <w:szCs w:val="24"/>
        </w:rPr>
      </w:pPr>
      <w:r w:rsidRPr="00946171">
        <w:rPr>
          <w:rFonts w:ascii="Times New Roman" w:hAnsi="Times New Roman" w:cs="Times New Roman"/>
          <w:b/>
          <w:bCs/>
          <w:color w:val="auto"/>
          <w:sz w:val="24"/>
          <w:szCs w:val="24"/>
        </w:rPr>
        <w:t>Descripción de caso de uso CRUD</w:t>
      </w:r>
    </w:p>
    <w:p w14:paraId="6AD19AD6" w14:textId="77777777" w:rsidR="004C6A28" w:rsidRPr="004C6A28" w:rsidRDefault="004C6A28" w:rsidP="004C6A28"/>
    <w:p w14:paraId="265E61AE" w14:textId="77777777" w:rsidR="004C6A28" w:rsidRPr="004C6A28" w:rsidRDefault="004C6A28" w:rsidP="004C6A28">
      <w:pPr>
        <w:pStyle w:val="Ttulo3"/>
        <w:rPr>
          <w:rFonts w:ascii="Times New Roman" w:hAnsi="Times New Roman" w:cs="Times New Roman"/>
          <w:color w:val="auto"/>
          <w:sz w:val="24"/>
          <w:szCs w:val="24"/>
        </w:rPr>
      </w:pPr>
      <w:r w:rsidRPr="004C6A28">
        <w:rPr>
          <w:rStyle w:val="Textoennegrita"/>
          <w:rFonts w:ascii="Times New Roman" w:hAnsi="Times New Roman" w:cs="Times New Roman"/>
          <w:b w:val="0"/>
          <w:bCs w:val="0"/>
          <w:color w:val="auto"/>
          <w:sz w:val="24"/>
          <w:szCs w:val="24"/>
        </w:rPr>
        <w:t>Caso de Uso 1: Registrar Cliente</w:t>
      </w:r>
    </w:p>
    <w:p w14:paraId="0DD61D04" w14:textId="77777777" w:rsidR="004C6A28" w:rsidRPr="004C6A28" w:rsidRDefault="004C6A28" w:rsidP="004C6A28">
      <w:pPr>
        <w:pStyle w:val="NormalWeb"/>
      </w:pPr>
      <w:r w:rsidRPr="004C6A28">
        <w:rPr>
          <w:rStyle w:val="Textoennegrita"/>
        </w:rPr>
        <w:t>Actores:</w:t>
      </w:r>
      <w:r w:rsidRPr="004C6A28">
        <w:t xml:space="preserve"> Cliente</w:t>
      </w:r>
    </w:p>
    <w:p w14:paraId="6A23DCE5" w14:textId="77777777" w:rsidR="004C6A28" w:rsidRPr="004C6A28" w:rsidRDefault="004C6A28" w:rsidP="004C6A28">
      <w:pPr>
        <w:pStyle w:val="NormalWeb"/>
      </w:pPr>
      <w:r w:rsidRPr="004C6A28">
        <w:rPr>
          <w:rStyle w:val="Textoennegrita"/>
        </w:rPr>
        <w:t>Precondiciones:</w:t>
      </w:r>
    </w:p>
    <w:p w14:paraId="7CDE311A" w14:textId="77777777" w:rsidR="004C6A28" w:rsidRPr="004C6A28" w:rsidRDefault="004C6A28" w:rsidP="004C6A28">
      <w:pPr>
        <w:pStyle w:val="NormalWeb"/>
        <w:numPr>
          <w:ilvl w:val="0"/>
          <w:numId w:val="1"/>
        </w:numPr>
      </w:pPr>
      <w:r w:rsidRPr="004C6A28">
        <w:t>El usuario no debe tener una cuenta registrada con el mismo correo electrónico.</w:t>
      </w:r>
    </w:p>
    <w:p w14:paraId="730EB292" w14:textId="77777777" w:rsidR="004C6A28" w:rsidRPr="004C6A28" w:rsidRDefault="004C6A28" w:rsidP="004C6A28">
      <w:pPr>
        <w:pStyle w:val="NormalWeb"/>
      </w:pPr>
      <w:r w:rsidRPr="004C6A28">
        <w:rPr>
          <w:rStyle w:val="Textoennegrita"/>
        </w:rPr>
        <w:t>Flujo Principal:</w:t>
      </w:r>
    </w:p>
    <w:p w14:paraId="15E57C42" w14:textId="77777777" w:rsidR="004C6A28" w:rsidRPr="004C6A28" w:rsidRDefault="004C6A28" w:rsidP="004C6A28">
      <w:pPr>
        <w:pStyle w:val="NormalWeb"/>
        <w:numPr>
          <w:ilvl w:val="0"/>
          <w:numId w:val="2"/>
        </w:numPr>
      </w:pPr>
      <w:r w:rsidRPr="004C6A28">
        <w:t>El cliente accede al formulario de registro.</w:t>
      </w:r>
    </w:p>
    <w:p w14:paraId="1FDCB523" w14:textId="77777777" w:rsidR="004C6A28" w:rsidRPr="004C6A28" w:rsidRDefault="004C6A28" w:rsidP="004C6A28">
      <w:pPr>
        <w:pStyle w:val="NormalWeb"/>
        <w:numPr>
          <w:ilvl w:val="0"/>
          <w:numId w:val="2"/>
        </w:numPr>
      </w:pPr>
      <w:r w:rsidRPr="004C6A28">
        <w:t>Ingresa sus datos personales y crea una contraseña.</w:t>
      </w:r>
    </w:p>
    <w:p w14:paraId="711DCC4A" w14:textId="77777777" w:rsidR="004C6A28" w:rsidRPr="004C6A28" w:rsidRDefault="004C6A28" w:rsidP="004C6A28">
      <w:pPr>
        <w:pStyle w:val="NormalWeb"/>
        <w:numPr>
          <w:ilvl w:val="0"/>
          <w:numId w:val="2"/>
        </w:numPr>
      </w:pPr>
      <w:r w:rsidRPr="004C6A28">
        <w:lastRenderedPageBreak/>
        <w:t>El sistema valida los campos.</w:t>
      </w:r>
    </w:p>
    <w:p w14:paraId="1F332527" w14:textId="77777777" w:rsidR="004C6A28" w:rsidRPr="004C6A28" w:rsidRDefault="004C6A28" w:rsidP="004C6A28">
      <w:pPr>
        <w:pStyle w:val="NormalWeb"/>
        <w:numPr>
          <w:ilvl w:val="0"/>
          <w:numId w:val="2"/>
        </w:numPr>
      </w:pPr>
      <w:r w:rsidRPr="004C6A28">
        <w:t>El sistema registra al cliente en la base de datos.</w:t>
      </w:r>
    </w:p>
    <w:p w14:paraId="0824FCCC" w14:textId="77777777" w:rsidR="004C6A28" w:rsidRPr="004C6A28" w:rsidRDefault="004C6A28" w:rsidP="004C6A28">
      <w:pPr>
        <w:pStyle w:val="NormalWeb"/>
        <w:numPr>
          <w:ilvl w:val="0"/>
          <w:numId w:val="2"/>
        </w:numPr>
      </w:pPr>
      <w:r w:rsidRPr="004C6A28">
        <w:t>Se muestra un mensaje de confirmación.</w:t>
      </w:r>
    </w:p>
    <w:p w14:paraId="0E02D75C" w14:textId="77777777" w:rsidR="004C6A28" w:rsidRPr="004C6A28" w:rsidRDefault="004C6A28" w:rsidP="004C6A28">
      <w:pPr>
        <w:pStyle w:val="NormalWeb"/>
      </w:pPr>
      <w:r w:rsidRPr="004C6A28">
        <w:rPr>
          <w:rStyle w:val="Textoennegrita"/>
        </w:rPr>
        <w:t>Flujo Alterno:</w:t>
      </w:r>
    </w:p>
    <w:p w14:paraId="1E0C8F35" w14:textId="77777777" w:rsidR="004C6A28" w:rsidRPr="004C6A28" w:rsidRDefault="004C6A28" w:rsidP="004C6A28">
      <w:pPr>
        <w:pStyle w:val="NormalWeb"/>
        <w:numPr>
          <w:ilvl w:val="0"/>
          <w:numId w:val="3"/>
        </w:numPr>
      </w:pPr>
      <w:r w:rsidRPr="004C6A28">
        <w:t>Si falta un campo obligatorio, se solicita completarlo antes de enviar.</w:t>
      </w:r>
    </w:p>
    <w:p w14:paraId="62DEB33A" w14:textId="77777777" w:rsidR="004C6A28" w:rsidRPr="004C6A28" w:rsidRDefault="004C6A28" w:rsidP="004C6A28">
      <w:pPr>
        <w:pStyle w:val="NormalWeb"/>
      </w:pPr>
      <w:r w:rsidRPr="004C6A28">
        <w:rPr>
          <w:rStyle w:val="Textoennegrita"/>
        </w:rPr>
        <w:t>Flujo Excepcional:</w:t>
      </w:r>
    </w:p>
    <w:p w14:paraId="148EA325" w14:textId="77777777" w:rsidR="004C6A28" w:rsidRPr="004C6A28" w:rsidRDefault="004C6A28" w:rsidP="004C6A28">
      <w:pPr>
        <w:pStyle w:val="NormalWeb"/>
        <w:numPr>
          <w:ilvl w:val="0"/>
          <w:numId w:val="4"/>
        </w:numPr>
      </w:pPr>
      <w:r w:rsidRPr="004C6A28">
        <w:t>Si el correo ya está registrado, se notifica al usuario.</w:t>
      </w:r>
    </w:p>
    <w:p w14:paraId="3F158B92" w14:textId="77777777" w:rsidR="004C6A28" w:rsidRPr="004C6A28" w:rsidRDefault="004C6A28" w:rsidP="004C6A28">
      <w:pPr>
        <w:pStyle w:val="NormalWeb"/>
      </w:pPr>
      <w:r w:rsidRPr="004C6A28">
        <w:rPr>
          <w:rStyle w:val="Textoennegrita"/>
        </w:rPr>
        <w:t>Poscondiciones:</w:t>
      </w:r>
    </w:p>
    <w:p w14:paraId="389844AB" w14:textId="77777777" w:rsidR="004C6A28" w:rsidRPr="004C6A28" w:rsidRDefault="004C6A28" w:rsidP="004C6A28">
      <w:pPr>
        <w:pStyle w:val="NormalWeb"/>
        <w:numPr>
          <w:ilvl w:val="0"/>
          <w:numId w:val="5"/>
        </w:numPr>
      </w:pPr>
      <w:r w:rsidRPr="004C6A28">
        <w:t>El cliente queda registrado y puede iniciar sesión.</w:t>
      </w:r>
    </w:p>
    <w:p w14:paraId="448F2BCA" w14:textId="062DF5B6" w:rsidR="004C6A28" w:rsidRPr="004C6A28" w:rsidRDefault="004C6A28" w:rsidP="004C6A28">
      <w:pPr>
        <w:rPr>
          <w:rFonts w:ascii="Times New Roman" w:hAnsi="Times New Roman" w:cs="Times New Roman"/>
        </w:rPr>
      </w:pPr>
    </w:p>
    <w:p w14:paraId="438FABCA" w14:textId="77777777" w:rsidR="004C6A28" w:rsidRPr="004C6A28" w:rsidRDefault="004C6A28" w:rsidP="004C6A28">
      <w:pPr>
        <w:pStyle w:val="Ttulo3"/>
        <w:rPr>
          <w:rFonts w:ascii="Times New Roman" w:hAnsi="Times New Roman" w:cs="Times New Roman"/>
          <w:color w:val="auto"/>
          <w:sz w:val="24"/>
          <w:szCs w:val="24"/>
          <w:u w:val="single"/>
        </w:rPr>
      </w:pPr>
      <w:r w:rsidRPr="004C6A28">
        <w:rPr>
          <w:rStyle w:val="Textoennegrita"/>
          <w:rFonts w:ascii="Times New Roman" w:hAnsi="Times New Roman" w:cs="Times New Roman"/>
          <w:color w:val="auto"/>
          <w:sz w:val="24"/>
          <w:szCs w:val="24"/>
          <w:u w:val="single"/>
        </w:rPr>
        <w:t>Caso de Uso 2: Iniciar Sesión</w:t>
      </w:r>
    </w:p>
    <w:p w14:paraId="79BE4231" w14:textId="77777777" w:rsidR="004C6A28" w:rsidRPr="004C6A28" w:rsidRDefault="004C6A28" w:rsidP="004C6A28">
      <w:pPr>
        <w:pStyle w:val="NormalWeb"/>
      </w:pPr>
      <w:r w:rsidRPr="004C6A28">
        <w:rPr>
          <w:rStyle w:val="Textoennegrita"/>
        </w:rPr>
        <w:t>Actores:</w:t>
      </w:r>
      <w:r w:rsidRPr="004C6A28">
        <w:t xml:space="preserve"> Cliente, Camarero, Administrador</w:t>
      </w:r>
    </w:p>
    <w:p w14:paraId="12FE3B87" w14:textId="77777777" w:rsidR="004C6A28" w:rsidRPr="004C6A28" w:rsidRDefault="004C6A28" w:rsidP="004C6A28">
      <w:pPr>
        <w:pStyle w:val="NormalWeb"/>
      </w:pPr>
      <w:r w:rsidRPr="004C6A28">
        <w:rPr>
          <w:rStyle w:val="Textoennegrita"/>
        </w:rPr>
        <w:t>Precondiciones:</w:t>
      </w:r>
    </w:p>
    <w:p w14:paraId="3E3E68E9" w14:textId="77777777" w:rsidR="004C6A28" w:rsidRPr="004C6A28" w:rsidRDefault="004C6A28" w:rsidP="004C6A28">
      <w:pPr>
        <w:pStyle w:val="NormalWeb"/>
        <w:numPr>
          <w:ilvl w:val="0"/>
          <w:numId w:val="6"/>
        </w:numPr>
      </w:pPr>
      <w:r w:rsidRPr="004C6A28">
        <w:t>El usuario debe estar previamente registrado.</w:t>
      </w:r>
    </w:p>
    <w:p w14:paraId="7B4B7554" w14:textId="77777777" w:rsidR="004C6A28" w:rsidRPr="004C6A28" w:rsidRDefault="004C6A28" w:rsidP="004C6A28">
      <w:pPr>
        <w:pStyle w:val="NormalWeb"/>
      </w:pPr>
      <w:r w:rsidRPr="004C6A28">
        <w:rPr>
          <w:rStyle w:val="Textoennegrita"/>
        </w:rPr>
        <w:t>Flujo Principal:</w:t>
      </w:r>
    </w:p>
    <w:p w14:paraId="18E10AAF" w14:textId="77777777" w:rsidR="004C6A28" w:rsidRPr="004C6A28" w:rsidRDefault="004C6A28" w:rsidP="004C6A28">
      <w:pPr>
        <w:pStyle w:val="NormalWeb"/>
        <w:numPr>
          <w:ilvl w:val="0"/>
          <w:numId w:val="7"/>
        </w:numPr>
      </w:pPr>
      <w:r w:rsidRPr="004C6A28">
        <w:t>El usuario ingresa su correo y contraseña.</w:t>
      </w:r>
    </w:p>
    <w:p w14:paraId="0C639619" w14:textId="77777777" w:rsidR="004C6A28" w:rsidRPr="004C6A28" w:rsidRDefault="004C6A28" w:rsidP="004C6A28">
      <w:pPr>
        <w:pStyle w:val="NormalWeb"/>
        <w:numPr>
          <w:ilvl w:val="0"/>
          <w:numId w:val="7"/>
        </w:numPr>
      </w:pPr>
      <w:r w:rsidRPr="004C6A28">
        <w:t>El sistema verifica las credenciales.</w:t>
      </w:r>
    </w:p>
    <w:p w14:paraId="6381EB3C" w14:textId="77777777" w:rsidR="004C6A28" w:rsidRPr="004C6A28" w:rsidRDefault="004C6A28" w:rsidP="004C6A28">
      <w:pPr>
        <w:pStyle w:val="NormalWeb"/>
        <w:numPr>
          <w:ilvl w:val="0"/>
          <w:numId w:val="7"/>
        </w:numPr>
      </w:pPr>
      <w:r w:rsidRPr="004C6A28">
        <w:t>Si son correctas, el sistema crea la sesión y redirige al panel correspondiente.</w:t>
      </w:r>
    </w:p>
    <w:p w14:paraId="0A2A58CF" w14:textId="77777777" w:rsidR="004C6A28" w:rsidRPr="004C6A28" w:rsidRDefault="004C6A28" w:rsidP="004C6A28">
      <w:pPr>
        <w:pStyle w:val="NormalWeb"/>
      </w:pPr>
      <w:r w:rsidRPr="004C6A28">
        <w:rPr>
          <w:rStyle w:val="Textoennegrita"/>
        </w:rPr>
        <w:t>Flujo Alterno:</w:t>
      </w:r>
    </w:p>
    <w:p w14:paraId="159DA1EB" w14:textId="77777777" w:rsidR="004C6A28" w:rsidRPr="004C6A28" w:rsidRDefault="004C6A28" w:rsidP="004C6A28">
      <w:pPr>
        <w:pStyle w:val="NormalWeb"/>
        <w:numPr>
          <w:ilvl w:val="0"/>
          <w:numId w:val="8"/>
        </w:numPr>
      </w:pPr>
      <w:r w:rsidRPr="004C6A28">
        <w:t>Si los datos son incorrectos, se muestra un mensaje de error.</w:t>
      </w:r>
    </w:p>
    <w:p w14:paraId="5B5967FF" w14:textId="77777777" w:rsidR="004C6A28" w:rsidRPr="004C6A28" w:rsidRDefault="004C6A28" w:rsidP="004C6A28">
      <w:pPr>
        <w:pStyle w:val="NormalWeb"/>
      </w:pPr>
      <w:r w:rsidRPr="004C6A28">
        <w:rPr>
          <w:rStyle w:val="Textoennegrita"/>
        </w:rPr>
        <w:t>Flujo Excepcional:</w:t>
      </w:r>
    </w:p>
    <w:p w14:paraId="0FF78140" w14:textId="77777777" w:rsidR="004C6A28" w:rsidRPr="004C6A28" w:rsidRDefault="004C6A28" w:rsidP="004C6A28">
      <w:pPr>
        <w:pStyle w:val="NormalWeb"/>
        <w:numPr>
          <w:ilvl w:val="0"/>
          <w:numId w:val="9"/>
        </w:numPr>
      </w:pPr>
      <w:r w:rsidRPr="004C6A28">
        <w:t>Si ocurre un fallo en la base de datos, se notifica al usuario.</w:t>
      </w:r>
    </w:p>
    <w:p w14:paraId="25261F09" w14:textId="77777777" w:rsidR="004C6A28" w:rsidRPr="004C6A28" w:rsidRDefault="004C6A28" w:rsidP="004C6A28">
      <w:pPr>
        <w:pStyle w:val="NormalWeb"/>
      </w:pPr>
      <w:r w:rsidRPr="004C6A28">
        <w:rPr>
          <w:rStyle w:val="Textoennegrita"/>
        </w:rPr>
        <w:t>Poscondiciones:</w:t>
      </w:r>
    </w:p>
    <w:p w14:paraId="42816B3E" w14:textId="77777777" w:rsidR="004C6A28" w:rsidRPr="004C6A28" w:rsidRDefault="004C6A28" w:rsidP="004C6A28">
      <w:pPr>
        <w:pStyle w:val="NormalWeb"/>
        <w:numPr>
          <w:ilvl w:val="0"/>
          <w:numId w:val="10"/>
        </w:numPr>
      </w:pPr>
      <w:r w:rsidRPr="004C6A28">
        <w:t>El usuario inicia sesión y accede a su entorno.</w:t>
      </w:r>
    </w:p>
    <w:p w14:paraId="79FC1498" w14:textId="2C38053C" w:rsidR="004C6A28" w:rsidRPr="004C6A28" w:rsidRDefault="004C6A28" w:rsidP="004C6A28">
      <w:pPr>
        <w:rPr>
          <w:rFonts w:ascii="Times New Roman" w:hAnsi="Times New Roman" w:cs="Times New Roman"/>
        </w:rPr>
      </w:pPr>
    </w:p>
    <w:p w14:paraId="56AEFAB6" w14:textId="77777777" w:rsidR="004C6A28" w:rsidRPr="004C6A28" w:rsidRDefault="004C6A28" w:rsidP="004C6A28">
      <w:pPr>
        <w:pStyle w:val="Ttulo3"/>
        <w:rPr>
          <w:rFonts w:ascii="Times New Roman" w:hAnsi="Times New Roman" w:cs="Times New Roman"/>
          <w:color w:val="auto"/>
          <w:sz w:val="24"/>
          <w:szCs w:val="24"/>
          <w:u w:val="single"/>
        </w:rPr>
      </w:pPr>
      <w:r w:rsidRPr="004C6A28">
        <w:rPr>
          <w:rStyle w:val="Textoennegrita"/>
          <w:rFonts w:ascii="Times New Roman" w:hAnsi="Times New Roman" w:cs="Times New Roman"/>
          <w:color w:val="auto"/>
          <w:sz w:val="24"/>
          <w:szCs w:val="24"/>
          <w:u w:val="single"/>
        </w:rPr>
        <w:t>Caso de Uso 3: Registrar Orden</w:t>
      </w:r>
    </w:p>
    <w:p w14:paraId="11D4FCC0" w14:textId="77777777" w:rsidR="004C6A28" w:rsidRPr="004C6A28" w:rsidRDefault="004C6A28" w:rsidP="004C6A28">
      <w:pPr>
        <w:pStyle w:val="NormalWeb"/>
      </w:pPr>
      <w:r w:rsidRPr="004C6A28">
        <w:rPr>
          <w:rStyle w:val="Textoennegrita"/>
        </w:rPr>
        <w:t>Actores:</w:t>
      </w:r>
      <w:r w:rsidRPr="004C6A28">
        <w:t xml:space="preserve"> Camarero</w:t>
      </w:r>
    </w:p>
    <w:p w14:paraId="32F1030E" w14:textId="77777777" w:rsidR="004C6A28" w:rsidRPr="004C6A28" w:rsidRDefault="004C6A28" w:rsidP="004C6A28">
      <w:pPr>
        <w:pStyle w:val="NormalWeb"/>
      </w:pPr>
      <w:r w:rsidRPr="004C6A28">
        <w:rPr>
          <w:rStyle w:val="Textoennegrita"/>
        </w:rPr>
        <w:lastRenderedPageBreak/>
        <w:t>Precondiciones:</w:t>
      </w:r>
    </w:p>
    <w:p w14:paraId="630EF77E" w14:textId="77777777" w:rsidR="004C6A28" w:rsidRPr="004C6A28" w:rsidRDefault="004C6A28" w:rsidP="004C6A28">
      <w:pPr>
        <w:pStyle w:val="NormalWeb"/>
        <w:numPr>
          <w:ilvl w:val="0"/>
          <w:numId w:val="11"/>
        </w:numPr>
      </w:pPr>
      <w:r w:rsidRPr="004C6A28">
        <w:t>El camarero debe haber iniciado sesión.</w:t>
      </w:r>
    </w:p>
    <w:p w14:paraId="50397A95" w14:textId="77777777" w:rsidR="004C6A28" w:rsidRPr="004C6A28" w:rsidRDefault="004C6A28" w:rsidP="004C6A28">
      <w:pPr>
        <w:pStyle w:val="NormalWeb"/>
      </w:pPr>
      <w:r w:rsidRPr="004C6A28">
        <w:rPr>
          <w:rStyle w:val="Textoennegrita"/>
        </w:rPr>
        <w:t>Flujo Principal:</w:t>
      </w:r>
    </w:p>
    <w:p w14:paraId="48208FDA" w14:textId="77777777" w:rsidR="004C6A28" w:rsidRPr="004C6A28" w:rsidRDefault="004C6A28" w:rsidP="004C6A28">
      <w:pPr>
        <w:pStyle w:val="NormalWeb"/>
        <w:numPr>
          <w:ilvl w:val="0"/>
          <w:numId w:val="12"/>
        </w:numPr>
      </w:pPr>
      <w:r w:rsidRPr="004C6A28">
        <w:t>El camarero accede al módulo de pedidos.</w:t>
      </w:r>
    </w:p>
    <w:p w14:paraId="243B835A" w14:textId="77777777" w:rsidR="004C6A28" w:rsidRPr="004C6A28" w:rsidRDefault="004C6A28" w:rsidP="004C6A28">
      <w:pPr>
        <w:pStyle w:val="NormalWeb"/>
        <w:numPr>
          <w:ilvl w:val="0"/>
          <w:numId w:val="12"/>
        </w:numPr>
      </w:pPr>
      <w:r w:rsidRPr="004C6A28">
        <w:t>Selecciona la mesa y los platos solicitados.</w:t>
      </w:r>
    </w:p>
    <w:p w14:paraId="1A2ACF6A" w14:textId="77777777" w:rsidR="004C6A28" w:rsidRPr="004C6A28" w:rsidRDefault="004C6A28" w:rsidP="004C6A28">
      <w:pPr>
        <w:pStyle w:val="NormalWeb"/>
        <w:numPr>
          <w:ilvl w:val="0"/>
          <w:numId w:val="12"/>
        </w:numPr>
      </w:pPr>
      <w:r w:rsidRPr="004C6A28">
        <w:t>Confirma la orden.</w:t>
      </w:r>
    </w:p>
    <w:p w14:paraId="7763E66D" w14:textId="77777777" w:rsidR="004C6A28" w:rsidRPr="004C6A28" w:rsidRDefault="004C6A28" w:rsidP="004C6A28">
      <w:pPr>
        <w:pStyle w:val="NormalWeb"/>
        <w:numPr>
          <w:ilvl w:val="0"/>
          <w:numId w:val="12"/>
        </w:numPr>
      </w:pPr>
      <w:r w:rsidRPr="004C6A28">
        <w:t>El sistema registra la orden en la base de datos.</w:t>
      </w:r>
    </w:p>
    <w:p w14:paraId="4E8BEA65" w14:textId="77777777" w:rsidR="004C6A28" w:rsidRPr="004C6A28" w:rsidRDefault="004C6A28" w:rsidP="004C6A28">
      <w:pPr>
        <w:pStyle w:val="NormalWeb"/>
        <w:numPr>
          <w:ilvl w:val="0"/>
          <w:numId w:val="12"/>
        </w:numPr>
      </w:pPr>
      <w:r w:rsidRPr="004C6A28">
        <w:t>La orden queda disponible para cocina.</w:t>
      </w:r>
    </w:p>
    <w:p w14:paraId="68ABF5D6" w14:textId="77777777" w:rsidR="004C6A28" w:rsidRPr="004C6A28" w:rsidRDefault="004C6A28" w:rsidP="004C6A28">
      <w:pPr>
        <w:pStyle w:val="NormalWeb"/>
      </w:pPr>
      <w:r w:rsidRPr="004C6A28">
        <w:rPr>
          <w:rStyle w:val="Textoennegrita"/>
        </w:rPr>
        <w:t>Flujo Alterno:</w:t>
      </w:r>
    </w:p>
    <w:p w14:paraId="28030815" w14:textId="77777777" w:rsidR="004C6A28" w:rsidRPr="004C6A28" w:rsidRDefault="004C6A28" w:rsidP="004C6A28">
      <w:pPr>
        <w:pStyle w:val="NormalWeb"/>
        <w:numPr>
          <w:ilvl w:val="0"/>
          <w:numId w:val="13"/>
        </w:numPr>
      </w:pPr>
      <w:r w:rsidRPr="004C6A28">
        <w:t>Si un plato no está disponible, se muestra una advertencia.</w:t>
      </w:r>
    </w:p>
    <w:p w14:paraId="1759D257" w14:textId="77777777" w:rsidR="004C6A28" w:rsidRPr="004C6A28" w:rsidRDefault="004C6A28" w:rsidP="004C6A28">
      <w:pPr>
        <w:pStyle w:val="NormalWeb"/>
      </w:pPr>
      <w:r w:rsidRPr="004C6A28">
        <w:rPr>
          <w:rStyle w:val="Textoennegrita"/>
        </w:rPr>
        <w:t>Flujo Excepcional:</w:t>
      </w:r>
    </w:p>
    <w:p w14:paraId="6BE71CBC" w14:textId="77777777" w:rsidR="004C6A28" w:rsidRPr="004C6A28" w:rsidRDefault="004C6A28" w:rsidP="004C6A28">
      <w:pPr>
        <w:pStyle w:val="NormalWeb"/>
        <w:numPr>
          <w:ilvl w:val="0"/>
          <w:numId w:val="14"/>
        </w:numPr>
      </w:pPr>
      <w:r w:rsidRPr="004C6A28">
        <w:t>Si falla la conexión a la base de datos, no se guarda la orden.</w:t>
      </w:r>
    </w:p>
    <w:p w14:paraId="1C463CEE" w14:textId="77777777" w:rsidR="004C6A28" w:rsidRPr="004C6A28" w:rsidRDefault="004C6A28" w:rsidP="004C6A28">
      <w:pPr>
        <w:pStyle w:val="NormalWeb"/>
      </w:pPr>
      <w:r w:rsidRPr="004C6A28">
        <w:rPr>
          <w:rStyle w:val="Textoennegrita"/>
        </w:rPr>
        <w:t>Poscondiciones:</w:t>
      </w:r>
    </w:p>
    <w:p w14:paraId="4D9C27D7" w14:textId="77777777" w:rsidR="004C6A28" w:rsidRPr="004C6A28" w:rsidRDefault="004C6A28" w:rsidP="004C6A28">
      <w:pPr>
        <w:pStyle w:val="NormalWeb"/>
        <w:numPr>
          <w:ilvl w:val="0"/>
          <w:numId w:val="15"/>
        </w:numPr>
      </w:pPr>
      <w:r w:rsidRPr="004C6A28">
        <w:t>La orden queda registrada y visible para la cocina.</w:t>
      </w:r>
    </w:p>
    <w:p w14:paraId="7AB1317A" w14:textId="6EA85D6F" w:rsidR="004C6A28" w:rsidRPr="004C6A28" w:rsidRDefault="004C6A28" w:rsidP="004C6A28">
      <w:pPr>
        <w:rPr>
          <w:rFonts w:ascii="Times New Roman" w:hAnsi="Times New Roman" w:cs="Times New Roman"/>
        </w:rPr>
      </w:pPr>
    </w:p>
    <w:p w14:paraId="7AC4155F" w14:textId="77777777" w:rsidR="004C6A28" w:rsidRPr="002C7C40" w:rsidRDefault="004C6A28" w:rsidP="004C6A28">
      <w:pPr>
        <w:pStyle w:val="Ttulo3"/>
        <w:rPr>
          <w:rFonts w:ascii="Times New Roman" w:hAnsi="Times New Roman" w:cs="Times New Roman"/>
          <w:color w:val="auto"/>
          <w:sz w:val="24"/>
          <w:szCs w:val="24"/>
          <w:u w:val="single"/>
        </w:rPr>
      </w:pPr>
      <w:r w:rsidRPr="002C7C40">
        <w:rPr>
          <w:rStyle w:val="Textoennegrita"/>
          <w:rFonts w:ascii="Times New Roman" w:hAnsi="Times New Roman" w:cs="Times New Roman"/>
          <w:color w:val="auto"/>
          <w:sz w:val="24"/>
          <w:szCs w:val="24"/>
          <w:u w:val="single"/>
        </w:rPr>
        <w:t>Caso de Uso 4: Administrar Menú</w:t>
      </w:r>
    </w:p>
    <w:p w14:paraId="4F74C7AF" w14:textId="77777777" w:rsidR="004C6A28" w:rsidRPr="004C6A28" w:rsidRDefault="004C6A28" w:rsidP="004C6A28">
      <w:pPr>
        <w:pStyle w:val="NormalWeb"/>
      </w:pPr>
      <w:r w:rsidRPr="004C6A28">
        <w:rPr>
          <w:rStyle w:val="Textoennegrita"/>
        </w:rPr>
        <w:t>Actores:</w:t>
      </w:r>
      <w:r w:rsidRPr="004C6A28">
        <w:t xml:space="preserve"> Administrador</w:t>
      </w:r>
    </w:p>
    <w:p w14:paraId="4E1D6D40" w14:textId="77777777" w:rsidR="004C6A28" w:rsidRPr="004C6A28" w:rsidRDefault="004C6A28" w:rsidP="004C6A28">
      <w:pPr>
        <w:pStyle w:val="NormalWeb"/>
      </w:pPr>
      <w:r w:rsidRPr="004C6A28">
        <w:rPr>
          <w:rStyle w:val="Textoennegrita"/>
        </w:rPr>
        <w:t>Precondiciones:</w:t>
      </w:r>
    </w:p>
    <w:p w14:paraId="59F50092" w14:textId="77777777" w:rsidR="004C6A28" w:rsidRPr="004C6A28" w:rsidRDefault="004C6A28" w:rsidP="004C6A28">
      <w:pPr>
        <w:pStyle w:val="NormalWeb"/>
        <w:numPr>
          <w:ilvl w:val="0"/>
          <w:numId w:val="16"/>
        </w:numPr>
      </w:pPr>
      <w:r w:rsidRPr="004C6A28">
        <w:t>El administrador debe haber iniciado sesión.</w:t>
      </w:r>
    </w:p>
    <w:p w14:paraId="2723D674" w14:textId="77777777" w:rsidR="004C6A28" w:rsidRPr="004C6A28" w:rsidRDefault="004C6A28" w:rsidP="004C6A28">
      <w:pPr>
        <w:pStyle w:val="NormalWeb"/>
      </w:pPr>
      <w:r w:rsidRPr="004C6A28">
        <w:rPr>
          <w:rStyle w:val="Textoennegrita"/>
        </w:rPr>
        <w:t>Flujo Principal:</w:t>
      </w:r>
    </w:p>
    <w:p w14:paraId="24E6EBD2" w14:textId="77777777" w:rsidR="004C6A28" w:rsidRPr="004C6A28" w:rsidRDefault="004C6A28" w:rsidP="004C6A28">
      <w:pPr>
        <w:pStyle w:val="NormalWeb"/>
        <w:numPr>
          <w:ilvl w:val="0"/>
          <w:numId w:val="17"/>
        </w:numPr>
      </w:pPr>
      <w:r w:rsidRPr="004C6A28">
        <w:t>El administrador accede al módulo de gestión de menú.</w:t>
      </w:r>
    </w:p>
    <w:p w14:paraId="49F19C4C" w14:textId="77777777" w:rsidR="004C6A28" w:rsidRPr="004C6A28" w:rsidRDefault="004C6A28" w:rsidP="004C6A28">
      <w:pPr>
        <w:pStyle w:val="NormalWeb"/>
        <w:numPr>
          <w:ilvl w:val="0"/>
          <w:numId w:val="17"/>
        </w:numPr>
      </w:pPr>
      <w:r w:rsidRPr="004C6A28">
        <w:t>Visualiza la lista de platos existentes.</w:t>
      </w:r>
    </w:p>
    <w:p w14:paraId="5505F49D" w14:textId="77777777" w:rsidR="004C6A28" w:rsidRPr="004C6A28" w:rsidRDefault="004C6A28" w:rsidP="004C6A28">
      <w:pPr>
        <w:pStyle w:val="NormalWeb"/>
        <w:numPr>
          <w:ilvl w:val="0"/>
          <w:numId w:val="17"/>
        </w:numPr>
      </w:pPr>
      <w:r w:rsidRPr="004C6A28">
        <w:t>Puede agregar, editar o eliminar platos.</w:t>
      </w:r>
    </w:p>
    <w:p w14:paraId="6085FF2E" w14:textId="77777777" w:rsidR="004C6A28" w:rsidRPr="004C6A28" w:rsidRDefault="004C6A28" w:rsidP="004C6A28">
      <w:pPr>
        <w:pStyle w:val="NormalWeb"/>
        <w:numPr>
          <w:ilvl w:val="0"/>
          <w:numId w:val="17"/>
        </w:numPr>
      </w:pPr>
      <w:r w:rsidRPr="004C6A28">
        <w:t>El sistema valida los datos y actualiza la base de datos.</w:t>
      </w:r>
    </w:p>
    <w:p w14:paraId="0F9B60E1" w14:textId="77777777" w:rsidR="004C6A28" w:rsidRPr="004C6A28" w:rsidRDefault="004C6A28" w:rsidP="004C6A28">
      <w:pPr>
        <w:pStyle w:val="NormalWeb"/>
      </w:pPr>
      <w:r w:rsidRPr="004C6A28">
        <w:rPr>
          <w:rStyle w:val="Textoennegrita"/>
        </w:rPr>
        <w:t>Flujo Alterno:</w:t>
      </w:r>
    </w:p>
    <w:p w14:paraId="56E0510F" w14:textId="77777777" w:rsidR="004C6A28" w:rsidRPr="004C6A28" w:rsidRDefault="004C6A28" w:rsidP="004C6A28">
      <w:pPr>
        <w:pStyle w:val="NormalWeb"/>
        <w:numPr>
          <w:ilvl w:val="0"/>
          <w:numId w:val="18"/>
        </w:numPr>
      </w:pPr>
      <w:r w:rsidRPr="004C6A28">
        <w:t>Si se cancela la operación, el sistema vuelve al listado sin cambios.</w:t>
      </w:r>
    </w:p>
    <w:p w14:paraId="76928490" w14:textId="77777777" w:rsidR="004C6A28" w:rsidRPr="004C6A28" w:rsidRDefault="004C6A28" w:rsidP="004C6A28">
      <w:pPr>
        <w:pStyle w:val="NormalWeb"/>
      </w:pPr>
      <w:r w:rsidRPr="004C6A28">
        <w:rPr>
          <w:rStyle w:val="Textoennegrita"/>
        </w:rPr>
        <w:t>Flujo Excepcional:</w:t>
      </w:r>
    </w:p>
    <w:p w14:paraId="6DF47987" w14:textId="77777777" w:rsidR="004C6A28" w:rsidRPr="004C6A28" w:rsidRDefault="004C6A28" w:rsidP="004C6A28">
      <w:pPr>
        <w:pStyle w:val="NormalWeb"/>
        <w:numPr>
          <w:ilvl w:val="0"/>
          <w:numId w:val="19"/>
        </w:numPr>
      </w:pPr>
      <w:r w:rsidRPr="004C6A28">
        <w:t>Si ocurre un error en la base de datos, el sistema muestra un mensaje de error.</w:t>
      </w:r>
    </w:p>
    <w:p w14:paraId="56E71B90" w14:textId="77777777" w:rsidR="004C6A28" w:rsidRPr="004C6A28" w:rsidRDefault="004C6A28" w:rsidP="004C6A28">
      <w:pPr>
        <w:pStyle w:val="NormalWeb"/>
      </w:pPr>
      <w:r w:rsidRPr="004C6A28">
        <w:rPr>
          <w:rStyle w:val="Textoennegrita"/>
        </w:rPr>
        <w:t>Poscondiciones:</w:t>
      </w:r>
    </w:p>
    <w:p w14:paraId="7B195653" w14:textId="77777777" w:rsidR="004C6A28" w:rsidRPr="004C6A28" w:rsidRDefault="004C6A28" w:rsidP="004C6A28">
      <w:pPr>
        <w:pStyle w:val="NormalWeb"/>
        <w:numPr>
          <w:ilvl w:val="0"/>
          <w:numId w:val="20"/>
        </w:numPr>
      </w:pPr>
      <w:r w:rsidRPr="004C6A28">
        <w:lastRenderedPageBreak/>
        <w:t>El menú del restaurante queda actualizado.</w:t>
      </w:r>
    </w:p>
    <w:p w14:paraId="3780F037" w14:textId="606BFB84" w:rsidR="00435CF8" w:rsidRDefault="00180F46" w:rsidP="00456F3E">
      <w:pPr>
        <w:pStyle w:val="NormalWeb"/>
        <w:rPr>
          <w:b/>
          <w:color w:val="000000" w:themeColor="text1"/>
        </w:rPr>
      </w:pPr>
      <w:r w:rsidRPr="00456F3E">
        <w:rPr>
          <w:b/>
          <w:color w:val="000000" w:themeColor="text1"/>
        </w:rPr>
        <w:t>Diagrama de caso de uso</w:t>
      </w:r>
      <w:bookmarkEnd w:id="0"/>
    </w:p>
    <w:p w14:paraId="4B73460B" w14:textId="2B215DE5" w:rsidR="002B6623" w:rsidRPr="00435CF8" w:rsidRDefault="002B6623" w:rsidP="00456F3E">
      <w:pPr>
        <w:pStyle w:val="NormalWeb"/>
        <w:rPr>
          <w:b/>
          <w:color w:val="000000" w:themeColor="text1"/>
        </w:rPr>
      </w:pPr>
      <w:r>
        <w:rPr>
          <w:b/>
          <w:noProof/>
          <w:color w:val="000000" w:themeColor="text1"/>
          <w14:ligatures w14:val="standardContextual"/>
        </w:rPr>
        <w:drawing>
          <wp:inline distT="0" distB="0" distL="0" distR="0" wp14:anchorId="3A1BE618" wp14:editId="6F6C7041">
            <wp:extent cx="5731510" cy="6732905"/>
            <wp:effectExtent l="0" t="0" r="2540" b="0"/>
            <wp:docPr id="70773835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38358" name="Imagen 4"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731510" cy="6732905"/>
                    </a:xfrm>
                    <a:prstGeom prst="rect">
                      <a:avLst/>
                    </a:prstGeom>
                  </pic:spPr>
                </pic:pic>
              </a:graphicData>
            </a:graphic>
          </wp:inline>
        </w:drawing>
      </w:r>
    </w:p>
    <w:p w14:paraId="662C7D7E" w14:textId="09364502" w:rsidR="00180F46" w:rsidRPr="00911AEC" w:rsidRDefault="00180F46" w:rsidP="00180F46">
      <w:pPr>
        <w:jc w:val="center"/>
        <w:rPr>
          <w:rFonts w:ascii="Times New Roman" w:hAnsi="Times New Roman" w:cs="Times New Roman"/>
        </w:rPr>
      </w:pPr>
      <w:r w:rsidRPr="00911AEC">
        <w:rPr>
          <w:rFonts w:ascii="Times New Roman" w:hAnsi="Times New Roman" w:cs="Times New Roman"/>
          <w:noProof/>
        </w:rPr>
        <w:lastRenderedPageBreak/>
        <w:drawing>
          <wp:inline distT="0" distB="0" distL="0" distR="0" wp14:anchorId="7C19025D" wp14:editId="3CFA6850">
            <wp:extent cx="4594672" cy="8035636"/>
            <wp:effectExtent l="0" t="0" r="0" b="3810"/>
            <wp:docPr id="1912288566" name="Imagen 6">
              <a:extLst xmlns:a="http://schemas.openxmlformats.org/drawingml/2006/main">
                <a:ext uri="{FF2B5EF4-FFF2-40B4-BE49-F238E27FC236}">
                  <a16:creationId xmlns:a16="http://schemas.microsoft.com/office/drawing/2014/main" id="{CC37A2F7-14CF-4685-9B11-6B722B142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742" cy="8063740"/>
                    </a:xfrm>
                    <a:prstGeom prst="rect">
                      <a:avLst/>
                    </a:prstGeom>
                    <a:noFill/>
                  </pic:spPr>
                </pic:pic>
              </a:graphicData>
            </a:graphic>
          </wp:inline>
        </w:drawing>
      </w:r>
    </w:p>
    <w:p w14:paraId="6E1B1965" w14:textId="20AA2803" w:rsidR="000B5222" w:rsidRDefault="000B5222" w:rsidP="005D42B8">
      <w:pPr>
        <w:pStyle w:val="Ttulo1"/>
      </w:pPr>
      <w:bookmarkStart w:id="1" w:name="_Toc212144784"/>
      <w:r>
        <w:lastRenderedPageBreak/>
        <w:tab/>
      </w:r>
    </w:p>
    <w:p w14:paraId="038D0A7F" w14:textId="4691E5DF" w:rsidR="00180F46" w:rsidRDefault="00180F46" w:rsidP="00BC12B8">
      <w:pPr>
        <w:pStyle w:val="Ttulo1"/>
        <w:rPr>
          <w:rFonts w:ascii="Times New Roman" w:hAnsi="Times New Roman" w:cs="Times New Roman"/>
          <w:b/>
          <w:bCs/>
          <w:color w:val="000000" w:themeColor="text1"/>
          <w:sz w:val="24"/>
          <w:szCs w:val="24"/>
        </w:rPr>
      </w:pPr>
      <w:r w:rsidRPr="00911AEC">
        <w:rPr>
          <w:rFonts w:ascii="Times New Roman" w:hAnsi="Times New Roman" w:cs="Times New Roman"/>
          <w:b/>
          <w:bCs/>
          <w:color w:val="000000" w:themeColor="text1"/>
          <w:sz w:val="24"/>
          <w:szCs w:val="24"/>
        </w:rPr>
        <w:t>Modelo de contenido</w:t>
      </w:r>
      <w:bookmarkEnd w:id="1"/>
    </w:p>
    <w:p w14:paraId="2F22E27F" w14:textId="77777777" w:rsidR="003330A3" w:rsidRPr="003330A3" w:rsidRDefault="004F5093" w:rsidP="003330A3">
      <w:pPr>
        <w:rPr>
          <w:ins w:id="2" w:author="EDWIN HOU" w:date="2025-10-30T05:38:00Z" w16du:dateUtc="2025-10-30T11:38:00Z"/>
        </w:rPr>
      </w:pPr>
      <w:ins w:id="3" w:author="EDWIN HOU" w:date="2025-10-30T05:38:00Z" w16du:dateUtc="2025-10-30T11:38:00Z">
        <w:r>
          <w:rPr>
            <w:noProof/>
          </w:rPr>
          <w:drawing>
            <wp:inline distT="0" distB="0" distL="0" distR="0" wp14:anchorId="6857FFB8" wp14:editId="12FA3107">
              <wp:extent cx="5731510" cy="2785745"/>
              <wp:effectExtent l="0" t="0" r="2540" b="0"/>
              <wp:docPr id="139373018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30186" name="Imagen 5"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ins>
    </w:p>
    <w:p w14:paraId="7A35508C" w14:textId="0005A877" w:rsidR="003330A3" w:rsidRPr="003330A3" w:rsidRDefault="003330A3" w:rsidP="003330A3">
      <w:pPr>
        <w:rPr>
          <w:del w:id="4" w:author="EDWIN HOU" w:date="2025-10-30T05:38:00Z" w16du:dateUtc="2025-10-30T11:38:00Z"/>
        </w:rPr>
      </w:pPr>
      <w:del w:id="5" w:author="EDWIN HOU" w:date="2025-10-30T05:38:00Z" w16du:dateUtc="2025-10-30T11:38:00Z">
        <w:r>
          <w:rPr>
            <w:noProof/>
          </w:rPr>
          <w:drawing>
            <wp:inline distT="0" distB="0" distL="0" distR="0" wp14:anchorId="741C8DA2" wp14:editId="54D94EEA">
              <wp:extent cx="5731510" cy="2371725"/>
              <wp:effectExtent l="0" t="0" r="2540" b="9525"/>
              <wp:docPr id="976175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57" name="Imagen 2"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inline>
          </w:drawing>
        </w:r>
      </w:del>
    </w:p>
    <w:p w14:paraId="4F8A7067" w14:textId="423F6DB9" w:rsidR="00180F46" w:rsidRPr="00911AEC" w:rsidRDefault="00180F46" w:rsidP="00180F46">
      <w:pPr>
        <w:jc w:val="center"/>
        <w:rPr>
          <w:rFonts w:ascii="Times New Roman" w:hAnsi="Times New Roman" w:cs="Times New Roman"/>
        </w:rPr>
      </w:pPr>
      <w:r w:rsidRPr="00911AEC">
        <w:rPr>
          <w:rFonts w:ascii="Times New Roman" w:hAnsi="Times New Roman" w:cs="Times New Roman"/>
          <w:noProof/>
        </w:rPr>
        <w:drawing>
          <wp:inline distT="0" distB="0" distL="0" distR="0" wp14:anchorId="42ABEA3A" wp14:editId="1C857E62">
            <wp:extent cx="5796949" cy="2400300"/>
            <wp:effectExtent l="0" t="0" r="0" b="0"/>
            <wp:docPr id="2141020069" name="Imagen 4">
              <a:extLst xmlns:a="http://schemas.openxmlformats.org/drawingml/2006/main">
                <a:ext uri="{FF2B5EF4-FFF2-40B4-BE49-F238E27FC236}">
                  <a16:creationId xmlns:a16="http://schemas.microsoft.com/office/drawing/2014/main" id="{2ECD2ABD-1906-4F0C-867D-959EC2A9A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2194" cy="2414894"/>
                    </a:xfrm>
                    <a:prstGeom prst="rect">
                      <a:avLst/>
                    </a:prstGeom>
                    <a:noFill/>
                  </pic:spPr>
                </pic:pic>
              </a:graphicData>
            </a:graphic>
          </wp:inline>
        </w:drawing>
      </w:r>
    </w:p>
    <w:p w14:paraId="394CAB70" w14:textId="65BE1977" w:rsidR="00180F46" w:rsidRPr="0095689C" w:rsidRDefault="00180F46" w:rsidP="00180F46">
      <w:pPr>
        <w:jc w:val="center"/>
        <w:rPr>
          <w:rFonts w:asciiTheme="minorBidi" w:hAnsiTheme="minorBidi"/>
          <w:lang w:val="es-PA"/>
        </w:rPr>
      </w:pPr>
    </w:p>
    <w:p w14:paraId="3077CFD8" w14:textId="55468FF0" w:rsidR="0017340F" w:rsidRDefault="000B0587" w:rsidP="0017340F">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Diagrama</w:t>
      </w:r>
      <w:r w:rsidR="0017340F" w:rsidRPr="0017340F">
        <w:rPr>
          <w:rFonts w:asciiTheme="majorBidi" w:hAnsiTheme="majorBidi"/>
          <w:b/>
          <w:bCs/>
          <w:color w:val="000000" w:themeColor="text1"/>
          <w:sz w:val="24"/>
          <w:szCs w:val="24"/>
        </w:rPr>
        <w:t xml:space="preserve"> de </w:t>
      </w:r>
      <w:r>
        <w:rPr>
          <w:rFonts w:asciiTheme="majorBidi" w:hAnsiTheme="majorBidi"/>
          <w:b/>
          <w:bCs/>
          <w:color w:val="000000" w:themeColor="text1"/>
          <w:sz w:val="24"/>
          <w:szCs w:val="24"/>
        </w:rPr>
        <w:t>procesos</w:t>
      </w:r>
    </w:p>
    <w:p w14:paraId="1D6624B7" w14:textId="77777777" w:rsidR="000B0587" w:rsidRPr="000B0587" w:rsidRDefault="000B0587" w:rsidP="000B0587"/>
    <w:p w14:paraId="31E41540" w14:textId="6F05E26D" w:rsidR="005668CF" w:rsidRDefault="00A50023" w:rsidP="0017340F">
      <w:r>
        <w:rPr>
          <w:noProof/>
        </w:rPr>
        <w:lastRenderedPageBreak/>
        <w:drawing>
          <wp:inline distT="0" distB="0" distL="0" distR="0" wp14:anchorId="4FCC67EF" wp14:editId="34A53C39">
            <wp:extent cx="2230755" cy="8863330"/>
            <wp:effectExtent l="0" t="0" r="0" b="0"/>
            <wp:docPr id="18956777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77742" name="Imagen 1"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2230755" cy="8863330"/>
                    </a:xfrm>
                    <a:prstGeom prst="rect">
                      <a:avLst/>
                    </a:prstGeom>
                  </pic:spPr>
                </pic:pic>
              </a:graphicData>
            </a:graphic>
          </wp:inline>
        </w:drawing>
      </w:r>
    </w:p>
    <w:p w14:paraId="390F40FF" w14:textId="77777777" w:rsidR="005668CF" w:rsidRDefault="005668CF" w:rsidP="0017340F"/>
    <w:p w14:paraId="69216774" w14:textId="6A2F431D" w:rsidR="00930289" w:rsidRDefault="00930289" w:rsidP="00930289">
      <w:pPr>
        <w:pStyle w:val="Ttulo1"/>
        <w:rPr>
          <w:rFonts w:asciiTheme="majorBidi" w:hAnsiTheme="majorBidi"/>
          <w:b/>
          <w:bCs/>
          <w:color w:val="000000" w:themeColor="text1"/>
          <w:sz w:val="24"/>
          <w:szCs w:val="24"/>
        </w:rPr>
      </w:pPr>
      <w:r>
        <w:rPr>
          <w:rFonts w:asciiTheme="majorBidi" w:hAnsiTheme="majorBidi"/>
          <w:b/>
          <w:bCs/>
          <w:color w:val="000000" w:themeColor="text1"/>
          <w:sz w:val="24"/>
          <w:szCs w:val="24"/>
        </w:rPr>
        <w:t>Modelo de Navegación</w:t>
      </w:r>
    </w:p>
    <w:p w14:paraId="1D6FC6F6" w14:textId="3384B5E2" w:rsidR="0050481A" w:rsidRPr="0050481A" w:rsidRDefault="0050481A" w:rsidP="0050481A">
      <w:r>
        <w:rPr>
          <w:noProof/>
        </w:rPr>
        <w:drawing>
          <wp:inline distT="0" distB="0" distL="0" distR="0" wp14:anchorId="05427041" wp14:editId="781939B0">
            <wp:extent cx="5731510" cy="3124200"/>
            <wp:effectExtent l="0" t="0" r="2540" b="0"/>
            <wp:docPr id="90809080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90807" name="Imagen 3"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14:paraId="423E6CAC" w14:textId="6FDBD14E" w:rsidR="005668CF" w:rsidRDefault="00930289" w:rsidP="0017340F">
      <w:r w:rsidRPr="00F66523">
        <w:rPr>
          <w:rFonts w:asciiTheme="minorBidi" w:hAnsiTheme="minorBidi"/>
          <w:noProof/>
        </w:rPr>
        <w:lastRenderedPageBreak/>
        <w:drawing>
          <wp:inline distT="0" distB="0" distL="0" distR="0" wp14:anchorId="5EF9A0D5" wp14:editId="299C0331">
            <wp:extent cx="5589667" cy="7154774"/>
            <wp:effectExtent l="0" t="0" r="0" b="8255"/>
            <wp:docPr id="1670948759" name="Imagen 2" descr="Diagrama&#10;&#10;El contenido generado por IA puede ser incorrecto.">
              <a:extLst xmlns:a="http://schemas.openxmlformats.org/drawingml/2006/main">
                <a:ext uri="{FF2B5EF4-FFF2-40B4-BE49-F238E27FC236}">
                  <a16:creationId xmlns:a16="http://schemas.microsoft.com/office/drawing/2014/main" id="{2CE6AD9B-69A5-46D9-8B18-D5C1EDEDA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8759" name="Imagen 2"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1880" cy="7170406"/>
                    </a:xfrm>
                    <a:prstGeom prst="rect">
                      <a:avLst/>
                    </a:prstGeom>
                    <a:noFill/>
                  </pic:spPr>
                </pic:pic>
              </a:graphicData>
            </a:graphic>
          </wp:inline>
        </w:drawing>
      </w:r>
    </w:p>
    <w:p w14:paraId="046FBC67" w14:textId="77777777" w:rsidR="00540A96" w:rsidRDefault="00540A96" w:rsidP="0017340F"/>
    <w:p w14:paraId="5E00041D" w14:textId="77777777" w:rsidR="00540A96" w:rsidRDefault="00540A96" w:rsidP="0017340F"/>
    <w:p w14:paraId="4CA90C6F" w14:textId="77777777" w:rsidR="00540A96" w:rsidRDefault="00540A96" w:rsidP="0017340F"/>
    <w:p w14:paraId="45970E26" w14:textId="77777777" w:rsidR="00540A96" w:rsidRDefault="00540A96" w:rsidP="0017340F"/>
    <w:p w14:paraId="19BFF522" w14:textId="5A6DF9F1" w:rsidR="00540A96" w:rsidRPr="002B02B5" w:rsidRDefault="00540A96" w:rsidP="002B02B5">
      <w:pPr>
        <w:pStyle w:val="Ttulo1"/>
        <w:rPr>
          <w:rFonts w:asciiTheme="majorBidi" w:hAnsiTheme="majorBidi"/>
          <w:b/>
          <w:color w:val="000000" w:themeColor="text1"/>
          <w:sz w:val="24"/>
          <w:szCs w:val="24"/>
        </w:rPr>
      </w:pPr>
      <w:r w:rsidRPr="002B02B5">
        <w:rPr>
          <w:rFonts w:asciiTheme="majorBidi" w:hAnsiTheme="majorBidi"/>
          <w:b/>
          <w:color w:val="000000" w:themeColor="text1"/>
          <w:sz w:val="24"/>
          <w:szCs w:val="24"/>
        </w:rPr>
        <w:lastRenderedPageBreak/>
        <w:t>Fase 2</w:t>
      </w:r>
    </w:p>
    <w:p w14:paraId="3D7A136D" w14:textId="77777777" w:rsidR="00540A96" w:rsidRDefault="00540A96" w:rsidP="0017340F"/>
    <w:p w14:paraId="697FB2CD" w14:textId="7B5110D2" w:rsidR="006A12B3" w:rsidRPr="002B02B5" w:rsidRDefault="006A12B3" w:rsidP="002B02B5">
      <w:pPr>
        <w:pStyle w:val="Ttulo2"/>
        <w:jc w:val="both"/>
        <w:rPr>
          <w:rFonts w:asciiTheme="majorBidi" w:hAnsiTheme="majorBidi"/>
          <w:b/>
          <w:color w:val="000000" w:themeColor="text1"/>
          <w:sz w:val="24"/>
          <w:szCs w:val="24"/>
        </w:rPr>
      </w:pPr>
      <w:r w:rsidRPr="002B02B5">
        <w:rPr>
          <w:rFonts w:asciiTheme="majorBidi" w:hAnsiTheme="majorBidi"/>
          <w:b/>
          <w:color w:val="000000" w:themeColor="text1"/>
          <w:sz w:val="24"/>
          <w:szCs w:val="24"/>
        </w:rPr>
        <w:t xml:space="preserve">Categorías del sitio web </w:t>
      </w:r>
      <w:r w:rsidR="00C27E30" w:rsidRPr="002B02B5">
        <w:rPr>
          <w:rFonts w:asciiTheme="majorBidi" w:hAnsiTheme="majorBidi"/>
          <w:b/>
          <w:color w:val="000000" w:themeColor="text1"/>
          <w:sz w:val="24"/>
          <w:szCs w:val="24"/>
        </w:rPr>
        <w:t>(</w:t>
      </w:r>
      <w:r w:rsidRPr="002B02B5">
        <w:rPr>
          <w:rFonts w:asciiTheme="majorBidi" w:hAnsiTheme="majorBidi"/>
          <w:b/>
          <w:color w:val="000000" w:themeColor="text1"/>
          <w:sz w:val="24"/>
          <w:szCs w:val="24"/>
        </w:rPr>
        <w:t>con evidencia de</w:t>
      </w:r>
      <w:r w:rsidR="002B02B5">
        <w:rPr>
          <w:rFonts w:asciiTheme="majorBidi" w:hAnsiTheme="majorBidi"/>
          <w:b/>
          <w:bCs/>
          <w:color w:val="000000" w:themeColor="text1"/>
          <w:sz w:val="24"/>
          <w:szCs w:val="24"/>
        </w:rPr>
        <w:t xml:space="preserve"> </w:t>
      </w:r>
      <w:r w:rsidRPr="002B02B5">
        <w:rPr>
          <w:rFonts w:asciiTheme="majorBidi" w:hAnsiTheme="majorBidi"/>
          <w:b/>
          <w:color w:val="000000" w:themeColor="text1"/>
          <w:sz w:val="24"/>
          <w:szCs w:val="24"/>
        </w:rPr>
        <w:t>ordenamiento de tarjetas con 2 usuarios</w:t>
      </w:r>
      <w:r w:rsidR="00C27E30" w:rsidRPr="002B02B5">
        <w:rPr>
          <w:rFonts w:asciiTheme="majorBidi" w:hAnsiTheme="majorBidi"/>
          <w:b/>
          <w:color w:val="000000" w:themeColor="text1"/>
          <w:sz w:val="24"/>
          <w:szCs w:val="24"/>
        </w:rPr>
        <w:t>)</w:t>
      </w:r>
    </w:p>
    <w:p w14:paraId="5D62C117" w14:textId="77777777" w:rsidR="007676FE" w:rsidRPr="007676FE" w:rsidRDefault="007676FE" w:rsidP="007676FE">
      <w:pPr>
        <w:pStyle w:val="NormalWeb"/>
      </w:pPr>
      <w:r w:rsidRPr="007676FE">
        <w:t xml:space="preserve">El sitio web está diseñado para facilitar la interacción de tres tipos de usuarios principales: </w:t>
      </w:r>
      <w:r w:rsidRPr="007676FE">
        <w:rPr>
          <w:rStyle w:val="Textoennegrita"/>
          <w:b w:val="0"/>
          <w:bCs w:val="0"/>
        </w:rPr>
        <w:t>clientes, camareros y administradores</w:t>
      </w:r>
      <w:r w:rsidRPr="007676FE">
        <w:rPr>
          <w:b/>
          <w:bCs/>
        </w:rPr>
        <w:t>.</w:t>
      </w:r>
      <w:r w:rsidRPr="007676FE">
        <w:t xml:space="preserve"> Cada usuario posee un conjunto de funcionalidades específicas, agrupadas en categorías bien definidas que reflejan la arquitectura lógica del sistema y los módulos existentes en la base de datos.</w:t>
      </w:r>
    </w:p>
    <w:p w14:paraId="30967509" w14:textId="77777777" w:rsidR="007676FE" w:rsidRDefault="007676FE" w:rsidP="007676FE">
      <w:pPr>
        <w:pStyle w:val="NormalWeb"/>
      </w:pPr>
      <w:r>
        <w:t>Las categorías se describen a continuación:</w:t>
      </w:r>
    </w:p>
    <w:p w14:paraId="1714A068" w14:textId="77777777" w:rsidR="007676FE" w:rsidRDefault="007676FE" w:rsidP="007676FE">
      <w:pPr>
        <w:pStyle w:val="NormalWeb"/>
        <w:numPr>
          <w:ilvl w:val="0"/>
          <w:numId w:val="21"/>
        </w:numPr>
      </w:pPr>
      <w:r>
        <w:rPr>
          <w:rStyle w:val="Textoennegrita"/>
        </w:rPr>
        <w:t>Inicio / Autenticación</w:t>
      </w:r>
    </w:p>
    <w:p w14:paraId="0D5A69DC" w14:textId="77777777" w:rsidR="007676FE" w:rsidRDefault="007676FE" w:rsidP="007676FE">
      <w:pPr>
        <w:pStyle w:val="NormalWeb"/>
        <w:numPr>
          <w:ilvl w:val="1"/>
          <w:numId w:val="21"/>
        </w:numPr>
      </w:pPr>
      <w:r>
        <w:t xml:space="preserve">Incluye las pantallas de </w:t>
      </w:r>
      <w:r>
        <w:rPr>
          <w:rStyle w:val="Textoennegrita"/>
        </w:rPr>
        <w:t>inicio de sesión</w:t>
      </w:r>
      <w:r>
        <w:t xml:space="preserve"> y </w:t>
      </w:r>
      <w:r>
        <w:rPr>
          <w:rStyle w:val="Textoennegrita"/>
        </w:rPr>
        <w:t>registro</w:t>
      </w:r>
      <w:r>
        <w:t>.</w:t>
      </w:r>
    </w:p>
    <w:p w14:paraId="609BD99D" w14:textId="77777777" w:rsidR="007676FE" w:rsidRDefault="007676FE" w:rsidP="007676FE">
      <w:pPr>
        <w:pStyle w:val="NormalWeb"/>
        <w:numPr>
          <w:ilvl w:val="1"/>
          <w:numId w:val="21"/>
        </w:numPr>
      </w:pPr>
      <w:r>
        <w:t>Desde esta sección, el sistema identifica el tipo de usuario (cliente, camarero o administrador) y lo redirige automáticamente a su respectivo panel de control.</w:t>
      </w:r>
    </w:p>
    <w:p w14:paraId="55F83AD2" w14:textId="77777777" w:rsidR="007676FE" w:rsidRDefault="007676FE" w:rsidP="007676FE">
      <w:pPr>
        <w:pStyle w:val="NormalWeb"/>
        <w:numPr>
          <w:ilvl w:val="1"/>
          <w:numId w:val="21"/>
        </w:numPr>
      </w:pPr>
      <w:r>
        <w:t>Es el punto de entrada principal al sistema y contiene enlaces de recuperación de contraseña o redirección al registro de nuevos usuarios.</w:t>
      </w:r>
    </w:p>
    <w:p w14:paraId="2EF55B83" w14:textId="77777777" w:rsidR="007676FE" w:rsidRDefault="007676FE" w:rsidP="007676FE">
      <w:pPr>
        <w:pStyle w:val="NormalWeb"/>
        <w:numPr>
          <w:ilvl w:val="0"/>
          <w:numId w:val="21"/>
        </w:numPr>
      </w:pPr>
      <w:r>
        <w:rPr>
          <w:rStyle w:val="Textoennegrita"/>
        </w:rPr>
        <w:t>Panel del Cliente</w:t>
      </w:r>
    </w:p>
    <w:p w14:paraId="15C48689" w14:textId="77777777" w:rsidR="007676FE" w:rsidRDefault="007676FE" w:rsidP="007676FE">
      <w:pPr>
        <w:pStyle w:val="NormalWeb"/>
        <w:numPr>
          <w:ilvl w:val="1"/>
          <w:numId w:val="21"/>
        </w:numPr>
      </w:pPr>
      <w:r>
        <w:t>Muestra un entorno sencillo y visualmente atractivo, orientado a la experiencia del usuario final.</w:t>
      </w:r>
    </w:p>
    <w:p w14:paraId="2F69F65C" w14:textId="77777777" w:rsidR="007676FE" w:rsidRDefault="007676FE" w:rsidP="007676FE">
      <w:pPr>
        <w:pStyle w:val="NormalWeb"/>
        <w:numPr>
          <w:ilvl w:val="1"/>
          <w:numId w:val="21"/>
        </w:numPr>
      </w:pPr>
      <w:r>
        <w:t>Las funciones principales incluyen:</w:t>
      </w:r>
    </w:p>
    <w:p w14:paraId="0F1CF0EE" w14:textId="77777777" w:rsidR="007676FE" w:rsidRDefault="007676FE" w:rsidP="007676FE">
      <w:pPr>
        <w:pStyle w:val="NormalWeb"/>
        <w:numPr>
          <w:ilvl w:val="2"/>
          <w:numId w:val="21"/>
        </w:numPr>
      </w:pPr>
      <w:r>
        <w:rPr>
          <w:rStyle w:val="Textoennegrita"/>
        </w:rPr>
        <w:t>Visualizar el menú del restaurante</w:t>
      </w:r>
      <w:r>
        <w:t>, con precios e imágenes de los platos disponibles.</w:t>
      </w:r>
    </w:p>
    <w:p w14:paraId="64539534" w14:textId="77777777" w:rsidR="007676FE" w:rsidRDefault="007676FE" w:rsidP="007676FE">
      <w:pPr>
        <w:pStyle w:val="NormalWeb"/>
        <w:numPr>
          <w:ilvl w:val="2"/>
          <w:numId w:val="21"/>
        </w:numPr>
      </w:pPr>
      <w:r>
        <w:rPr>
          <w:rStyle w:val="Textoennegrita"/>
        </w:rPr>
        <w:t>Consultar información general</w:t>
      </w:r>
      <w:r>
        <w:t xml:space="preserve"> de las sucursales, como ubicación y horarios.</w:t>
      </w:r>
    </w:p>
    <w:p w14:paraId="758FD550" w14:textId="77777777" w:rsidR="007676FE" w:rsidRDefault="007676FE" w:rsidP="007676FE">
      <w:pPr>
        <w:pStyle w:val="NormalWeb"/>
        <w:numPr>
          <w:ilvl w:val="2"/>
          <w:numId w:val="21"/>
        </w:numPr>
      </w:pPr>
      <w:r>
        <w:rPr>
          <w:rStyle w:val="Textoennegrita"/>
        </w:rPr>
        <w:t>Actualizar sus datos personales</w:t>
      </w:r>
      <w:r>
        <w:t xml:space="preserve"> (nombre, teléfono o correo electrónico).</w:t>
      </w:r>
    </w:p>
    <w:p w14:paraId="29F74DB5" w14:textId="77777777" w:rsidR="007676FE" w:rsidRDefault="007676FE" w:rsidP="007676FE">
      <w:pPr>
        <w:pStyle w:val="NormalWeb"/>
        <w:numPr>
          <w:ilvl w:val="1"/>
          <w:numId w:val="21"/>
        </w:numPr>
      </w:pPr>
      <w:r>
        <w:t>Aunque el módulo de reservaciones no está implementado actualmente, el diseño contempla su futura integración como opción adicional dentro del mismo panel.</w:t>
      </w:r>
    </w:p>
    <w:p w14:paraId="0F6CE51C" w14:textId="77777777" w:rsidR="007676FE" w:rsidRDefault="007676FE" w:rsidP="007676FE">
      <w:pPr>
        <w:pStyle w:val="NormalWeb"/>
        <w:numPr>
          <w:ilvl w:val="0"/>
          <w:numId w:val="21"/>
        </w:numPr>
      </w:pPr>
      <w:r>
        <w:rPr>
          <w:rStyle w:val="Textoennegrita"/>
        </w:rPr>
        <w:t>Panel del Camarero</w:t>
      </w:r>
    </w:p>
    <w:p w14:paraId="5F9E1A2B" w14:textId="77777777" w:rsidR="007676FE" w:rsidRDefault="007676FE" w:rsidP="007676FE">
      <w:pPr>
        <w:pStyle w:val="NormalWeb"/>
        <w:numPr>
          <w:ilvl w:val="1"/>
          <w:numId w:val="21"/>
        </w:numPr>
      </w:pPr>
      <w:r>
        <w:t xml:space="preserve">Enfocado en la </w:t>
      </w:r>
      <w:r>
        <w:rPr>
          <w:rStyle w:val="Textoennegrita"/>
        </w:rPr>
        <w:t>gestión operativa</w:t>
      </w:r>
      <w:r>
        <w:t xml:space="preserve"> de pedidos.</w:t>
      </w:r>
    </w:p>
    <w:p w14:paraId="4F5EC9E6" w14:textId="77777777" w:rsidR="007676FE" w:rsidRDefault="007676FE" w:rsidP="007676FE">
      <w:pPr>
        <w:pStyle w:val="NormalWeb"/>
        <w:numPr>
          <w:ilvl w:val="1"/>
          <w:numId w:val="21"/>
        </w:numPr>
      </w:pPr>
      <w:r>
        <w:t>Permite:</w:t>
      </w:r>
    </w:p>
    <w:p w14:paraId="02745413" w14:textId="77777777" w:rsidR="007676FE" w:rsidRDefault="007676FE" w:rsidP="007676FE">
      <w:pPr>
        <w:pStyle w:val="NormalWeb"/>
        <w:numPr>
          <w:ilvl w:val="2"/>
          <w:numId w:val="21"/>
        </w:numPr>
      </w:pPr>
      <w:r>
        <w:rPr>
          <w:rStyle w:val="Textoennegrita"/>
        </w:rPr>
        <w:t>Registrar nuevas órdenes</w:t>
      </w:r>
      <w:r>
        <w:t xml:space="preserve"> de los clientes, seleccionando mesa y platos del menú.</w:t>
      </w:r>
    </w:p>
    <w:p w14:paraId="43CA165F" w14:textId="77777777" w:rsidR="007676FE" w:rsidRDefault="007676FE" w:rsidP="007676FE">
      <w:pPr>
        <w:pStyle w:val="NormalWeb"/>
        <w:numPr>
          <w:ilvl w:val="2"/>
          <w:numId w:val="21"/>
        </w:numPr>
      </w:pPr>
      <w:r>
        <w:rPr>
          <w:rStyle w:val="Textoennegrita"/>
        </w:rPr>
        <w:t>Visualizar órdenes activas y completadas</w:t>
      </w:r>
      <w:r>
        <w:t>, con detalles de cada pedido.</w:t>
      </w:r>
    </w:p>
    <w:p w14:paraId="3AC92091" w14:textId="77777777" w:rsidR="007676FE" w:rsidRDefault="007676FE" w:rsidP="007676FE">
      <w:pPr>
        <w:pStyle w:val="NormalWeb"/>
        <w:numPr>
          <w:ilvl w:val="1"/>
          <w:numId w:val="21"/>
        </w:numPr>
      </w:pPr>
      <w:r>
        <w:t>La interfaz prioriza la rapidez de registro, con botones grandes y listados dinámicos que reducen errores durante el servicio.</w:t>
      </w:r>
    </w:p>
    <w:p w14:paraId="50F3344A" w14:textId="77777777" w:rsidR="007676FE" w:rsidRDefault="007676FE" w:rsidP="007676FE">
      <w:pPr>
        <w:pStyle w:val="NormalWeb"/>
        <w:numPr>
          <w:ilvl w:val="0"/>
          <w:numId w:val="21"/>
        </w:numPr>
      </w:pPr>
      <w:r>
        <w:rPr>
          <w:rStyle w:val="Textoennegrita"/>
        </w:rPr>
        <w:t>Panel del Administrador</w:t>
      </w:r>
    </w:p>
    <w:p w14:paraId="1D29DE04" w14:textId="77777777" w:rsidR="007676FE" w:rsidRDefault="007676FE" w:rsidP="007676FE">
      <w:pPr>
        <w:pStyle w:val="NormalWeb"/>
        <w:numPr>
          <w:ilvl w:val="1"/>
          <w:numId w:val="21"/>
        </w:numPr>
      </w:pPr>
      <w:r>
        <w:t xml:space="preserve">Constituye el </w:t>
      </w:r>
      <w:r>
        <w:rPr>
          <w:rStyle w:val="Textoennegrita"/>
        </w:rPr>
        <w:t>núcleo de gestión interna del sistema</w:t>
      </w:r>
      <w:r>
        <w:t>, con acceso a todas las operaciones CRUD.</w:t>
      </w:r>
    </w:p>
    <w:p w14:paraId="6A36FED7" w14:textId="77777777" w:rsidR="007676FE" w:rsidRDefault="007676FE" w:rsidP="007676FE">
      <w:pPr>
        <w:pStyle w:val="NormalWeb"/>
        <w:numPr>
          <w:ilvl w:val="1"/>
          <w:numId w:val="21"/>
        </w:numPr>
      </w:pPr>
      <w:r>
        <w:t>Incluye los siguientes módulos:</w:t>
      </w:r>
    </w:p>
    <w:p w14:paraId="5ADB7192" w14:textId="77777777" w:rsidR="007676FE" w:rsidRDefault="007676FE" w:rsidP="007676FE">
      <w:pPr>
        <w:pStyle w:val="NormalWeb"/>
        <w:numPr>
          <w:ilvl w:val="2"/>
          <w:numId w:val="21"/>
        </w:numPr>
      </w:pPr>
      <w:r>
        <w:rPr>
          <w:rStyle w:val="Textoennegrita"/>
        </w:rPr>
        <w:t>Gestión de Platos:</w:t>
      </w:r>
      <w:r>
        <w:t xml:space="preserve"> permite crear, editar, eliminar o desactivar platos del menú.</w:t>
      </w:r>
    </w:p>
    <w:p w14:paraId="2FA0C45C" w14:textId="77777777" w:rsidR="007676FE" w:rsidRDefault="007676FE" w:rsidP="007676FE">
      <w:pPr>
        <w:pStyle w:val="NormalWeb"/>
        <w:numPr>
          <w:ilvl w:val="2"/>
          <w:numId w:val="21"/>
        </w:numPr>
      </w:pPr>
      <w:r>
        <w:rPr>
          <w:rStyle w:val="Textoennegrita"/>
        </w:rPr>
        <w:t>Gestión de Productos e Inventario:</w:t>
      </w:r>
      <w:r>
        <w:t xml:space="preserve"> administra insumos y productos registrados en la base de datos.</w:t>
      </w:r>
    </w:p>
    <w:p w14:paraId="4599BA7D" w14:textId="77777777" w:rsidR="007676FE" w:rsidRDefault="007676FE" w:rsidP="007676FE">
      <w:pPr>
        <w:pStyle w:val="NormalWeb"/>
        <w:numPr>
          <w:ilvl w:val="2"/>
          <w:numId w:val="21"/>
        </w:numPr>
      </w:pPr>
      <w:r>
        <w:rPr>
          <w:rStyle w:val="Textoennegrita"/>
        </w:rPr>
        <w:t>Gestión de Sucursales:</w:t>
      </w:r>
      <w:r>
        <w:t xml:space="preserve"> mantiene actualizados los datos de cada local (dirección, responsable, contacto).</w:t>
      </w:r>
    </w:p>
    <w:p w14:paraId="359428AC" w14:textId="77777777" w:rsidR="007676FE" w:rsidRDefault="007676FE" w:rsidP="007676FE">
      <w:pPr>
        <w:pStyle w:val="NormalWeb"/>
        <w:numPr>
          <w:ilvl w:val="2"/>
          <w:numId w:val="21"/>
        </w:numPr>
      </w:pPr>
      <w:r>
        <w:rPr>
          <w:rStyle w:val="Textoennegrita"/>
        </w:rPr>
        <w:lastRenderedPageBreak/>
        <w:t>Gestión de Empleados:</w:t>
      </w:r>
      <w:r>
        <w:t xml:space="preserve"> controla información básica de camareros, cocineros y personal asociado.</w:t>
      </w:r>
    </w:p>
    <w:p w14:paraId="0FE93178" w14:textId="77777777" w:rsidR="007676FE" w:rsidRDefault="007676FE" w:rsidP="007676FE">
      <w:pPr>
        <w:pStyle w:val="NormalWeb"/>
        <w:numPr>
          <w:ilvl w:val="1"/>
          <w:numId w:val="21"/>
        </w:numPr>
      </w:pPr>
      <w:r>
        <w:t>Su estructura está diseñada para mantener el control centralizado de la cadena de restaurantes.</w:t>
      </w:r>
    </w:p>
    <w:p w14:paraId="001B7A0D" w14:textId="77777777" w:rsidR="007676FE" w:rsidRDefault="007676FE" w:rsidP="007676FE">
      <w:pPr>
        <w:pStyle w:val="NormalWeb"/>
        <w:numPr>
          <w:ilvl w:val="0"/>
          <w:numId w:val="21"/>
        </w:numPr>
      </w:pPr>
      <w:r>
        <w:rPr>
          <w:rStyle w:val="Textoennegrita"/>
        </w:rPr>
        <w:t>Acerca de / Contacto (opcional)</w:t>
      </w:r>
    </w:p>
    <w:p w14:paraId="3925F3B4" w14:textId="77777777" w:rsidR="007676FE" w:rsidRDefault="007676FE" w:rsidP="007676FE">
      <w:pPr>
        <w:pStyle w:val="NormalWeb"/>
        <w:numPr>
          <w:ilvl w:val="1"/>
          <w:numId w:val="21"/>
        </w:numPr>
      </w:pPr>
      <w:r>
        <w:t>Presenta información institucional básica, como la historia de la cadena, misión, visión, horarios y datos de contacto.</w:t>
      </w:r>
    </w:p>
    <w:p w14:paraId="000315F7" w14:textId="77777777" w:rsidR="007676FE" w:rsidRDefault="007676FE" w:rsidP="007676FE">
      <w:pPr>
        <w:pStyle w:val="NormalWeb"/>
        <w:numPr>
          <w:ilvl w:val="1"/>
          <w:numId w:val="21"/>
        </w:numPr>
      </w:pPr>
      <w:r>
        <w:t>Esta sección contribuye al carácter informativo del sitio, reforzando la imagen profesional de la empresa.</w:t>
      </w:r>
    </w:p>
    <w:p w14:paraId="62FB57A9" w14:textId="77777777" w:rsidR="006A12B3" w:rsidRPr="007676FE" w:rsidRDefault="006A12B3" w:rsidP="006A12B3">
      <w:pPr>
        <w:rPr>
          <w:rFonts w:ascii="Times New Roman" w:hAnsi="Times New Roman" w:cs="Times New Roman"/>
          <w:lang w:val="es-PA"/>
        </w:rPr>
      </w:pPr>
    </w:p>
    <w:p w14:paraId="52B2F1C7" w14:textId="0FC0215A" w:rsidR="006A12B3" w:rsidRPr="006B73E2" w:rsidRDefault="006A12B3" w:rsidP="002B02B5">
      <w:pPr>
        <w:pStyle w:val="Ttulo2"/>
        <w:rPr>
          <w:rFonts w:asciiTheme="majorBidi" w:hAnsiTheme="majorBidi"/>
          <w:b/>
          <w:color w:val="000000" w:themeColor="text1"/>
          <w:sz w:val="24"/>
          <w:szCs w:val="24"/>
        </w:rPr>
      </w:pPr>
      <w:r w:rsidRPr="006B73E2">
        <w:rPr>
          <w:rFonts w:asciiTheme="majorBidi" w:hAnsiTheme="majorBidi"/>
          <w:b/>
          <w:color w:val="000000" w:themeColor="text1"/>
          <w:sz w:val="24"/>
          <w:szCs w:val="24"/>
        </w:rPr>
        <w:t xml:space="preserve">Mapa del sitio web </w:t>
      </w:r>
    </w:p>
    <w:p w14:paraId="3FE71032" w14:textId="77777777" w:rsidR="006D7636" w:rsidRPr="006D7636" w:rsidRDefault="006D7636" w:rsidP="006D7636"/>
    <w:p w14:paraId="35F2432C" w14:textId="58CC412D" w:rsidR="006A12B3" w:rsidRPr="002B02B5" w:rsidRDefault="006A12B3" w:rsidP="002B02B5">
      <w:pPr>
        <w:pStyle w:val="Ttulo2"/>
        <w:rPr>
          <w:rFonts w:asciiTheme="majorBidi" w:hAnsiTheme="majorBidi"/>
          <w:b/>
          <w:color w:val="000000" w:themeColor="text1"/>
          <w:sz w:val="24"/>
          <w:szCs w:val="24"/>
        </w:rPr>
      </w:pPr>
      <w:r w:rsidRPr="002B02B5">
        <w:rPr>
          <w:rFonts w:asciiTheme="majorBidi" w:hAnsiTheme="majorBidi"/>
          <w:b/>
          <w:color w:val="000000" w:themeColor="text1"/>
          <w:sz w:val="24"/>
          <w:szCs w:val="24"/>
        </w:rPr>
        <w:t xml:space="preserve">Prueba de tree-testing con 2 usuarios </w:t>
      </w:r>
    </w:p>
    <w:p w14:paraId="1EF9F204" w14:textId="054935B9" w:rsidR="003F02EF" w:rsidRPr="002B02B5" w:rsidRDefault="00EF6591" w:rsidP="003F02EF">
      <w:pPr>
        <w:rPr>
          <w:rFonts w:asciiTheme="majorBidi" w:hAnsiTheme="majorBidi" w:cstheme="majorBidi"/>
        </w:rPr>
      </w:pPr>
      <w:r w:rsidRPr="00EF6591">
        <w:rPr>
          <w:rFonts w:asciiTheme="majorBidi" w:hAnsiTheme="majorBidi" w:cstheme="majorBidi"/>
          <w:noProof/>
        </w:rPr>
        <w:drawing>
          <wp:inline distT="0" distB="0" distL="0" distR="0" wp14:anchorId="649EAB95" wp14:editId="5989F53C">
            <wp:extent cx="4001058" cy="3886742"/>
            <wp:effectExtent l="0" t="0" r="0" b="0"/>
            <wp:docPr id="517139501"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39501" name="Imagen 1" descr="Imagen que contiene Escala de tiempo&#10;&#10;El contenido generado por IA puede ser incorrecto."/>
                    <pic:cNvPicPr/>
                  </pic:nvPicPr>
                  <pic:blipFill>
                    <a:blip r:embed="rId19"/>
                    <a:stretch>
                      <a:fillRect/>
                    </a:stretch>
                  </pic:blipFill>
                  <pic:spPr>
                    <a:xfrm>
                      <a:off x="0" y="0"/>
                      <a:ext cx="4001058" cy="3886742"/>
                    </a:xfrm>
                    <a:prstGeom prst="rect">
                      <a:avLst/>
                    </a:prstGeom>
                  </pic:spPr>
                </pic:pic>
              </a:graphicData>
            </a:graphic>
          </wp:inline>
        </w:drawing>
      </w:r>
    </w:p>
    <w:p w14:paraId="43DB9257" w14:textId="77777777" w:rsidR="00EF6591" w:rsidRPr="002B02B5" w:rsidRDefault="00EF6591" w:rsidP="003F02EF">
      <w:pPr>
        <w:rPr>
          <w:rFonts w:asciiTheme="majorBidi" w:hAnsiTheme="majorBidi" w:cstheme="majorBidi"/>
        </w:rPr>
      </w:pPr>
    </w:p>
    <w:p w14:paraId="2855BF69" w14:textId="032C7A70" w:rsidR="007554AA" w:rsidRPr="00350529" w:rsidRDefault="00350529" w:rsidP="007554AA">
      <w:pPr>
        <w:rPr>
          <w:rFonts w:asciiTheme="majorBidi" w:hAnsiTheme="majorBidi" w:cstheme="majorBidi"/>
          <w:b/>
        </w:rPr>
      </w:pPr>
      <w:r w:rsidRPr="00350529">
        <w:rPr>
          <w:rFonts w:asciiTheme="majorBidi" w:hAnsiTheme="majorBidi" w:cstheme="majorBidi"/>
          <w:b/>
          <w:bCs/>
        </w:rPr>
        <w:t>Tarea</w:t>
      </w:r>
      <w:r>
        <w:rPr>
          <w:rFonts w:asciiTheme="majorBidi" w:hAnsiTheme="majorBidi" w:cstheme="majorBidi"/>
          <w:b/>
          <w:bCs/>
        </w:rPr>
        <w:t xml:space="preserve">: </w:t>
      </w:r>
      <w:r w:rsidR="00230711">
        <w:rPr>
          <w:rFonts w:asciiTheme="majorBidi" w:hAnsiTheme="majorBidi" w:cstheme="majorBidi"/>
          <w:b/>
          <w:bCs/>
        </w:rPr>
        <w:t>Encontrar donde</w:t>
      </w:r>
      <w:r w:rsidR="00C72C48">
        <w:rPr>
          <w:rFonts w:asciiTheme="majorBidi" w:hAnsiTheme="majorBidi" w:cstheme="majorBidi"/>
          <w:b/>
          <w:bCs/>
        </w:rPr>
        <w:t xml:space="preserve"> se puede modificar un producto del inventario. </w:t>
      </w:r>
    </w:p>
    <w:p w14:paraId="23E45AB5" w14:textId="77777777" w:rsidR="000569EC" w:rsidRDefault="000569EC" w:rsidP="007554AA">
      <w:pPr>
        <w:rPr>
          <w:rFonts w:asciiTheme="majorBidi" w:hAnsiTheme="majorBidi" w:cstheme="majorBidi"/>
          <w:b/>
          <w:bCs/>
        </w:rPr>
      </w:pPr>
    </w:p>
    <w:p w14:paraId="4F8198BD" w14:textId="77777777" w:rsidR="000569EC" w:rsidRDefault="000569EC" w:rsidP="007554AA">
      <w:pPr>
        <w:rPr>
          <w:rFonts w:asciiTheme="majorBidi" w:hAnsiTheme="majorBidi" w:cstheme="majorBidi"/>
          <w:b/>
          <w:bCs/>
        </w:rPr>
      </w:pPr>
    </w:p>
    <w:p w14:paraId="1927C212" w14:textId="2F7A7851" w:rsidR="000569EC" w:rsidRDefault="000569EC" w:rsidP="007554AA">
      <w:pPr>
        <w:rPr>
          <w:rFonts w:asciiTheme="majorBidi" w:hAnsiTheme="majorBidi" w:cstheme="majorBidi"/>
          <w:b/>
          <w:bCs/>
        </w:rPr>
      </w:pPr>
      <w:r>
        <w:rPr>
          <w:rFonts w:asciiTheme="majorBidi" w:hAnsiTheme="majorBidi" w:cstheme="majorBidi"/>
          <w:b/>
          <w:bCs/>
        </w:rPr>
        <w:t>RESULTADOS:</w:t>
      </w:r>
    </w:p>
    <w:p w14:paraId="613731DC" w14:textId="77777777" w:rsidR="000569EC" w:rsidRDefault="000569EC" w:rsidP="007554AA">
      <w:pPr>
        <w:rPr>
          <w:rFonts w:asciiTheme="majorBidi" w:hAnsiTheme="majorBidi" w:cstheme="majorBidi"/>
          <w:b/>
          <w:bCs/>
        </w:rPr>
      </w:pPr>
    </w:p>
    <w:p w14:paraId="6A742F37" w14:textId="7CE387EB" w:rsidR="000569EC" w:rsidRPr="00350529" w:rsidRDefault="000569EC" w:rsidP="007554AA">
      <w:pPr>
        <w:rPr>
          <w:rFonts w:asciiTheme="majorBidi" w:hAnsiTheme="majorBidi" w:cstheme="majorBidi"/>
          <w:b/>
          <w:bCs/>
        </w:rPr>
      </w:pPr>
      <w:r>
        <w:rPr>
          <w:rFonts w:asciiTheme="majorBidi" w:hAnsiTheme="majorBidi" w:cstheme="majorBidi"/>
          <w:b/>
          <w:bCs/>
        </w:rPr>
        <w:lastRenderedPageBreak/>
        <w:t>Usuario 1:</w:t>
      </w:r>
    </w:p>
    <w:p w14:paraId="29C712BA" w14:textId="77777777" w:rsidR="007554AA" w:rsidRDefault="007554AA" w:rsidP="007554AA"/>
    <w:p w14:paraId="3ED03DBC" w14:textId="13B62D56" w:rsidR="007C4E91" w:rsidRDefault="007C4E91" w:rsidP="007554AA">
      <w:r w:rsidRPr="007C4E91">
        <w:rPr>
          <w:noProof/>
        </w:rPr>
        <w:drawing>
          <wp:inline distT="0" distB="0" distL="0" distR="0" wp14:anchorId="4EF5E7DA" wp14:editId="39D7865F">
            <wp:extent cx="5731510" cy="1466850"/>
            <wp:effectExtent l="0" t="0" r="2540" b="0"/>
            <wp:docPr id="20865910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91009" name="Imagen 1" descr="Texto&#10;&#10;El contenido generado por IA puede ser incorrecto."/>
                    <pic:cNvPicPr/>
                  </pic:nvPicPr>
                  <pic:blipFill>
                    <a:blip r:embed="rId20"/>
                    <a:stretch>
                      <a:fillRect/>
                    </a:stretch>
                  </pic:blipFill>
                  <pic:spPr>
                    <a:xfrm>
                      <a:off x="0" y="0"/>
                      <a:ext cx="5731510" cy="1466850"/>
                    </a:xfrm>
                    <a:prstGeom prst="rect">
                      <a:avLst/>
                    </a:prstGeom>
                  </pic:spPr>
                </pic:pic>
              </a:graphicData>
            </a:graphic>
          </wp:inline>
        </w:drawing>
      </w:r>
    </w:p>
    <w:p w14:paraId="6383115B" w14:textId="72085CCF" w:rsidR="000569EC" w:rsidRPr="000569EC" w:rsidRDefault="000569EC" w:rsidP="007554AA">
      <w:pPr>
        <w:rPr>
          <w:rFonts w:asciiTheme="majorBidi" w:hAnsiTheme="majorBidi" w:cstheme="majorBidi"/>
        </w:rPr>
      </w:pPr>
      <w:r>
        <w:rPr>
          <w:rFonts w:asciiTheme="majorBidi" w:hAnsiTheme="majorBidi" w:cstheme="majorBidi"/>
          <w:b/>
          <w:bCs/>
        </w:rPr>
        <w:t>Usuario 2:</w:t>
      </w:r>
    </w:p>
    <w:p w14:paraId="43A8B293" w14:textId="25A52AA2" w:rsidR="007C4E91" w:rsidRDefault="006B7D1A" w:rsidP="007554AA">
      <w:r w:rsidRPr="006B7D1A">
        <w:rPr>
          <w:noProof/>
        </w:rPr>
        <w:drawing>
          <wp:inline distT="0" distB="0" distL="0" distR="0" wp14:anchorId="4C615C52" wp14:editId="359C6E25">
            <wp:extent cx="5731510" cy="4924425"/>
            <wp:effectExtent l="0" t="0" r="2540" b="9525"/>
            <wp:docPr id="14046043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4351" name="Imagen 1" descr="Texto&#10;&#10;El contenido generado por IA puede ser incorrecto."/>
                    <pic:cNvPicPr/>
                  </pic:nvPicPr>
                  <pic:blipFill>
                    <a:blip r:embed="rId21"/>
                    <a:stretch>
                      <a:fillRect/>
                    </a:stretch>
                  </pic:blipFill>
                  <pic:spPr>
                    <a:xfrm>
                      <a:off x="0" y="0"/>
                      <a:ext cx="5731510" cy="4924425"/>
                    </a:xfrm>
                    <a:prstGeom prst="rect">
                      <a:avLst/>
                    </a:prstGeom>
                  </pic:spPr>
                </pic:pic>
              </a:graphicData>
            </a:graphic>
          </wp:inline>
        </w:drawing>
      </w:r>
    </w:p>
    <w:p w14:paraId="51526547" w14:textId="77777777" w:rsidR="0074652B" w:rsidRDefault="0074652B" w:rsidP="007554AA"/>
    <w:p w14:paraId="79DC27A4" w14:textId="77777777" w:rsidR="0074652B" w:rsidRDefault="0074652B" w:rsidP="007554AA"/>
    <w:tbl>
      <w:tblPr>
        <w:tblStyle w:val="Tablaconcuadrcula"/>
        <w:tblW w:w="0" w:type="auto"/>
        <w:tblLayout w:type="fixed"/>
        <w:tblLook w:val="04A0" w:firstRow="1" w:lastRow="0" w:firstColumn="1" w:lastColumn="0" w:noHBand="0" w:noVBand="1"/>
      </w:tblPr>
      <w:tblGrid>
        <w:gridCol w:w="1163"/>
        <w:gridCol w:w="817"/>
        <w:gridCol w:w="1509"/>
        <w:gridCol w:w="1131"/>
        <w:gridCol w:w="999"/>
        <w:gridCol w:w="1710"/>
      </w:tblGrid>
      <w:tr w:rsidR="0074652B" w14:paraId="0BADA577" w14:textId="1AE0E5C0" w:rsidTr="008E33D1">
        <w:tc>
          <w:tcPr>
            <w:tcW w:w="1163" w:type="dxa"/>
            <w:vAlign w:val="center"/>
          </w:tcPr>
          <w:p w14:paraId="3001CF5C" w14:textId="2565DE28" w:rsidR="0074652B" w:rsidRPr="0074652B" w:rsidRDefault="0074652B" w:rsidP="0074652B">
            <w:pPr>
              <w:rPr>
                <w:rFonts w:asciiTheme="majorBidi" w:hAnsiTheme="majorBidi" w:cstheme="majorBidi"/>
              </w:rPr>
            </w:pPr>
            <w:r w:rsidRPr="0074652B">
              <w:rPr>
                <w:rFonts w:asciiTheme="majorBidi" w:hAnsiTheme="majorBidi" w:cstheme="majorBidi"/>
                <w:b/>
                <w:bCs/>
              </w:rPr>
              <w:t>Tarea</w:t>
            </w:r>
          </w:p>
        </w:tc>
        <w:tc>
          <w:tcPr>
            <w:tcW w:w="817" w:type="dxa"/>
            <w:vAlign w:val="center"/>
          </w:tcPr>
          <w:p w14:paraId="507CB78A" w14:textId="50087D2C" w:rsidR="0074652B" w:rsidRPr="0074652B" w:rsidRDefault="0074652B" w:rsidP="0074652B">
            <w:pPr>
              <w:rPr>
                <w:rFonts w:asciiTheme="majorBidi" w:hAnsiTheme="majorBidi" w:cstheme="majorBidi"/>
              </w:rPr>
            </w:pPr>
            <w:r w:rsidRPr="0074652B">
              <w:rPr>
                <w:rFonts w:asciiTheme="majorBidi" w:hAnsiTheme="majorBidi" w:cstheme="majorBidi"/>
                <w:b/>
                <w:bCs/>
              </w:rPr>
              <w:t>Usuario</w:t>
            </w:r>
          </w:p>
        </w:tc>
        <w:tc>
          <w:tcPr>
            <w:tcW w:w="1509" w:type="dxa"/>
            <w:vAlign w:val="center"/>
          </w:tcPr>
          <w:p w14:paraId="5B9A0F09" w14:textId="70B6D640" w:rsidR="0074652B" w:rsidRPr="0074652B" w:rsidRDefault="0074652B" w:rsidP="0074652B">
            <w:pPr>
              <w:rPr>
                <w:rFonts w:asciiTheme="majorBidi" w:hAnsiTheme="majorBidi" w:cstheme="majorBidi"/>
              </w:rPr>
            </w:pPr>
            <w:r w:rsidRPr="0074652B">
              <w:rPr>
                <w:rFonts w:asciiTheme="majorBidi" w:hAnsiTheme="majorBidi" w:cstheme="majorBidi"/>
                <w:b/>
                <w:bCs/>
              </w:rPr>
              <w:t>Camino elegido</w:t>
            </w:r>
          </w:p>
        </w:tc>
        <w:tc>
          <w:tcPr>
            <w:tcW w:w="1131" w:type="dxa"/>
            <w:vAlign w:val="center"/>
          </w:tcPr>
          <w:p w14:paraId="403FA74F" w14:textId="31464A37" w:rsidR="0074652B" w:rsidRPr="0074652B" w:rsidRDefault="0074652B" w:rsidP="0074652B">
            <w:pPr>
              <w:rPr>
                <w:rFonts w:asciiTheme="majorBidi" w:hAnsiTheme="majorBidi" w:cstheme="majorBidi"/>
              </w:rPr>
            </w:pPr>
            <w:r w:rsidRPr="0074652B">
              <w:rPr>
                <w:rFonts w:asciiTheme="majorBidi" w:hAnsiTheme="majorBidi" w:cstheme="majorBidi"/>
                <w:b/>
                <w:bCs/>
              </w:rPr>
              <w:t>Correcto</w:t>
            </w:r>
          </w:p>
        </w:tc>
        <w:tc>
          <w:tcPr>
            <w:tcW w:w="999" w:type="dxa"/>
            <w:vAlign w:val="center"/>
          </w:tcPr>
          <w:p w14:paraId="65024FC6" w14:textId="7099E849" w:rsidR="0074652B" w:rsidRPr="0074652B" w:rsidRDefault="0074652B" w:rsidP="0074652B">
            <w:pPr>
              <w:rPr>
                <w:rFonts w:asciiTheme="majorBidi" w:hAnsiTheme="majorBidi" w:cstheme="majorBidi"/>
              </w:rPr>
            </w:pPr>
            <w:r w:rsidRPr="0074652B">
              <w:rPr>
                <w:rFonts w:asciiTheme="majorBidi" w:hAnsiTheme="majorBidi" w:cstheme="majorBidi"/>
                <w:b/>
                <w:bCs/>
              </w:rPr>
              <w:t>Tiempo (s)</w:t>
            </w:r>
          </w:p>
        </w:tc>
        <w:tc>
          <w:tcPr>
            <w:tcW w:w="1710" w:type="dxa"/>
            <w:vAlign w:val="center"/>
          </w:tcPr>
          <w:p w14:paraId="24BB431C" w14:textId="5B711D39" w:rsidR="0074652B" w:rsidRPr="0074652B" w:rsidRDefault="0074652B" w:rsidP="0074652B">
            <w:pPr>
              <w:rPr>
                <w:rFonts w:asciiTheme="majorBidi" w:hAnsiTheme="majorBidi" w:cstheme="majorBidi"/>
              </w:rPr>
            </w:pPr>
            <w:r w:rsidRPr="0074652B">
              <w:rPr>
                <w:rFonts w:asciiTheme="majorBidi" w:hAnsiTheme="majorBidi" w:cstheme="majorBidi"/>
                <w:b/>
                <w:bCs/>
              </w:rPr>
              <w:t>Observaciones</w:t>
            </w:r>
          </w:p>
        </w:tc>
      </w:tr>
      <w:tr w:rsidR="0074652B" w14:paraId="5142DDB0" w14:textId="6A6244E3" w:rsidTr="008E33D1">
        <w:tc>
          <w:tcPr>
            <w:tcW w:w="1163" w:type="dxa"/>
            <w:vAlign w:val="center"/>
          </w:tcPr>
          <w:p w14:paraId="1FB17B6F" w14:textId="30921710" w:rsidR="0074652B" w:rsidRPr="0074652B" w:rsidRDefault="00E52090" w:rsidP="0074652B">
            <w:pPr>
              <w:rPr>
                <w:rFonts w:asciiTheme="majorBidi" w:hAnsiTheme="majorBidi" w:cstheme="majorBidi"/>
              </w:rPr>
            </w:pPr>
            <w:r>
              <w:rPr>
                <w:rFonts w:asciiTheme="majorBidi" w:hAnsiTheme="majorBidi" w:cstheme="majorBidi"/>
              </w:rPr>
              <w:lastRenderedPageBreak/>
              <w:t>Modificar un producto del inventario</w:t>
            </w:r>
          </w:p>
        </w:tc>
        <w:tc>
          <w:tcPr>
            <w:tcW w:w="817" w:type="dxa"/>
            <w:vAlign w:val="center"/>
          </w:tcPr>
          <w:p w14:paraId="76D90373" w14:textId="10AFDD42" w:rsidR="0074652B" w:rsidRPr="0074652B" w:rsidRDefault="0074652B" w:rsidP="0074652B">
            <w:pPr>
              <w:rPr>
                <w:rFonts w:asciiTheme="majorBidi" w:hAnsiTheme="majorBidi" w:cstheme="majorBidi"/>
              </w:rPr>
            </w:pPr>
            <w:r w:rsidRPr="0074652B">
              <w:rPr>
                <w:rFonts w:asciiTheme="majorBidi" w:hAnsiTheme="majorBidi" w:cstheme="majorBidi"/>
              </w:rPr>
              <w:t>1</w:t>
            </w:r>
          </w:p>
        </w:tc>
        <w:tc>
          <w:tcPr>
            <w:tcW w:w="1509" w:type="dxa"/>
            <w:vAlign w:val="center"/>
          </w:tcPr>
          <w:p w14:paraId="7E664078" w14:textId="22A397D8" w:rsidR="0074652B" w:rsidRPr="0074652B" w:rsidRDefault="0074652B" w:rsidP="0074652B">
            <w:pPr>
              <w:rPr>
                <w:rFonts w:asciiTheme="majorBidi" w:hAnsiTheme="majorBidi" w:cstheme="majorBidi"/>
              </w:rPr>
            </w:pPr>
            <w:r>
              <w:rPr>
                <w:rFonts w:asciiTheme="majorBidi" w:hAnsiTheme="majorBidi" w:cstheme="majorBidi"/>
              </w:rPr>
              <w:t>Registrarse</w:t>
            </w:r>
          </w:p>
        </w:tc>
        <w:tc>
          <w:tcPr>
            <w:tcW w:w="1131" w:type="dxa"/>
            <w:vAlign w:val="center"/>
          </w:tcPr>
          <w:p w14:paraId="33C438CD" w14:textId="09F26BB1" w:rsidR="0074652B" w:rsidRPr="0074652B" w:rsidRDefault="004321F9" w:rsidP="0074652B">
            <w:pPr>
              <w:rPr>
                <w:rFonts w:asciiTheme="majorBidi" w:hAnsiTheme="majorBidi" w:cstheme="majorBidi"/>
              </w:rPr>
            </w:pPr>
            <w:r w:rsidRPr="004321F9">
              <w:rPr>
                <w:rFonts w:ascii="Segoe UI Emoji" w:hAnsi="Segoe UI Emoji" w:cs="Segoe UI Emoji"/>
              </w:rPr>
              <w:t>❌</w:t>
            </w:r>
          </w:p>
        </w:tc>
        <w:tc>
          <w:tcPr>
            <w:tcW w:w="999" w:type="dxa"/>
            <w:vAlign w:val="center"/>
          </w:tcPr>
          <w:p w14:paraId="09C3D808" w14:textId="512781DD" w:rsidR="0074652B" w:rsidRPr="0074652B" w:rsidRDefault="0074652B" w:rsidP="0074652B">
            <w:pPr>
              <w:rPr>
                <w:rFonts w:asciiTheme="majorBidi" w:hAnsiTheme="majorBidi" w:cstheme="majorBidi"/>
              </w:rPr>
            </w:pPr>
            <w:r>
              <w:rPr>
                <w:rFonts w:asciiTheme="majorBidi" w:hAnsiTheme="majorBidi" w:cstheme="majorBidi"/>
              </w:rPr>
              <w:t>4</w:t>
            </w:r>
          </w:p>
        </w:tc>
        <w:tc>
          <w:tcPr>
            <w:tcW w:w="1710" w:type="dxa"/>
            <w:vAlign w:val="center"/>
          </w:tcPr>
          <w:p w14:paraId="3943704A" w14:textId="65ACBC13" w:rsidR="0074652B" w:rsidRPr="0074652B" w:rsidRDefault="00BB149F" w:rsidP="0074652B">
            <w:pPr>
              <w:rPr>
                <w:rFonts w:asciiTheme="majorBidi" w:hAnsiTheme="majorBidi" w:cstheme="majorBidi"/>
              </w:rPr>
            </w:pPr>
            <w:r w:rsidRPr="0074652B">
              <w:rPr>
                <w:rFonts w:asciiTheme="majorBidi" w:hAnsiTheme="majorBidi" w:cstheme="majorBidi"/>
              </w:rPr>
              <w:t xml:space="preserve">Dudó entre </w:t>
            </w:r>
            <w:r>
              <w:rPr>
                <w:rFonts w:asciiTheme="majorBidi" w:hAnsiTheme="majorBidi" w:cstheme="majorBidi"/>
              </w:rPr>
              <w:t>Logearse o registrarse</w:t>
            </w:r>
          </w:p>
        </w:tc>
      </w:tr>
      <w:tr w:rsidR="0074652B" w14:paraId="3565E518" w14:textId="77777777" w:rsidTr="008E33D1">
        <w:tc>
          <w:tcPr>
            <w:tcW w:w="1163" w:type="dxa"/>
            <w:vAlign w:val="center"/>
          </w:tcPr>
          <w:p w14:paraId="41819942" w14:textId="2DA80C67" w:rsidR="0074652B" w:rsidRPr="0074652B" w:rsidRDefault="005F5D46" w:rsidP="0074652B">
            <w:pPr>
              <w:rPr>
                <w:rFonts w:asciiTheme="majorBidi" w:hAnsiTheme="majorBidi" w:cstheme="majorBidi"/>
              </w:rPr>
            </w:pPr>
            <w:r>
              <w:rPr>
                <w:rFonts w:asciiTheme="majorBidi" w:hAnsiTheme="majorBidi" w:cstheme="majorBidi"/>
              </w:rPr>
              <w:t>Modificar un producto del inventario</w:t>
            </w:r>
          </w:p>
        </w:tc>
        <w:tc>
          <w:tcPr>
            <w:tcW w:w="817" w:type="dxa"/>
            <w:vAlign w:val="center"/>
          </w:tcPr>
          <w:p w14:paraId="23E15EF5" w14:textId="2A3F18F8" w:rsidR="0074652B" w:rsidRPr="0074652B" w:rsidRDefault="0074652B" w:rsidP="0074652B">
            <w:pPr>
              <w:rPr>
                <w:rFonts w:asciiTheme="majorBidi" w:hAnsiTheme="majorBidi" w:cstheme="majorBidi"/>
              </w:rPr>
            </w:pPr>
            <w:r w:rsidRPr="0074652B">
              <w:rPr>
                <w:rFonts w:asciiTheme="majorBidi" w:hAnsiTheme="majorBidi" w:cstheme="majorBidi"/>
              </w:rPr>
              <w:t>2</w:t>
            </w:r>
          </w:p>
        </w:tc>
        <w:tc>
          <w:tcPr>
            <w:tcW w:w="1509" w:type="dxa"/>
            <w:vAlign w:val="center"/>
          </w:tcPr>
          <w:p w14:paraId="180498A6" w14:textId="173033E1" w:rsidR="0074652B" w:rsidRPr="0074652B" w:rsidRDefault="0074652B" w:rsidP="0074652B">
            <w:pPr>
              <w:rPr>
                <w:rFonts w:asciiTheme="majorBidi" w:hAnsiTheme="majorBidi" w:cstheme="majorBidi"/>
              </w:rPr>
            </w:pPr>
            <w:r w:rsidRPr="0074652B">
              <w:rPr>
                <w:rFonts w:asciiTheme="majorBidi" w:hAnsiTheme="majorBidi" w:cstheme="majorBidi"/>
              </w:rPr>
              <w:t xml:space="preserve">Login → Admin → Sucursal → Productos → </w:t>
            </w:r>
            <w:r w:rsidR="008E33D1">
              <w:rPr>
                <w:rFonts w:asciiTheme="majorBidi" w:hAnsiTheme="majorBidi" w:cstheme="majorBidi"/>
              </w:rPr>
              <w:t>Modificar</w:t>
            </w:r>
          </w:p>
        </w:tc>
        <w:tc>
          <w:tcPr>
            <w:tcW w:w="1131" w:type="dxa"/>
            <w:vAlign w:val="center"/>
          </w:tcPr>
          <w:p w14:paraId="0360E243" w14:textId="11269077" w:rsidR="0074652B" w:rsidRPr="0074652B" w:rsidRDefault="0074652B" w:rsidP="0074652B">
            <w:pPr>
              <w:rPr>
                <w:rFonts w:asciiTheme="majorBidi" w:hAnsiTheme="majorBidi" w:cstheme="majorBidi"/>
              </w:rPr>
            </w:pPr>
            <w:r w:rsidRPr="0074652B">
              <w:rPr>
                <w:rFonts w:ascii="Segoe UI Emoji" w:hAnsi="Segoe UI Emoji" w:cs="Segoe UI Emoji"/>
              </w:rPr>
              <w:t>✅</w:t>
            </w:r>
          </w:p>
        </w:tc>
        <w:tc>
          <w:tcPr>
            <w:tcW w:w="999" w:type="dxa"/>
            <w:vAlign w:val="center"/>
          </w:tcPr>
          <w:p w14:paraId="36D4E288" w14:textId="3D5D8F06" w:rsidR="0074652B" w:rsidRPr="0074652B" w:rsidRDefault="00BB149F" w:rsidP="0074652B">
            <w:pPr>
              <w:rPr>
                <w:rFonts w:asciiTheme="majorBidi" w:hAnsiTheme="majorBidi" w:cstheme="majorBidi"/>
              </w:rPr>
            </w:pPr>
            <w:r>
              <w:rPr>
                <w:rFonts w:asciiTheme="majorBidi" w:hAnsiTheme="majorBidi" w:cstheme="majorBidi"/>
              </w:rPr>
              <w:t>35</w:t>
            </w:r>
          </w:p>
        </w:tc>
        <w:tc>
          <w:tcPr>
            <w:tcW w:w="1710" w:type="dxa"/>
            <w:vAlign w:val="center"/>
          </w:tcPr>
          <w:p w14:paraId="20034C1B" w14:textId="3CA7A287" w:rsidR="0074652B" w:rsidRPr="0074652B" w:rsidRDefault="00E52090" w:rsidP="0074652B">
            <w:pPr>
              <w:rPr>
                <w:rFonts w:asciiTheme="majorBidi" w:hAnsiTheme="majorBidi" w:cstheme="majorBidi"/>
              </w:rPr>
            </w:pPr>
            <w:r>
              <w:rPr>
                <w:rFonts w:asciiTheme="majorBidi" w:hAnsiTheme="majorBidi" w:cstheme="majorBidi"/>
              </w:rPr>
              <w:t>Tard</w:t>
            </w:r>
            <w:r w:rsidR="008D4246">
              <w:rPr>
                <w:rFonts w:asciiTheme="majorBidi" w:hAnsiTheme="majorBidi" w:cstheme="majorBidi"/>
              </w:rPr>
              <w:t xml:space="preserve">ó </w:t>
            </w:r>
            <w:r w:rsidR="005F5D46">
              <w:rPr>
                <w:rFonts w:asciiTheme="majorBidi" w:hAnsiTheme="majorBidi" w:cstheme="majorBidi"/>
              </w:rPr>
              <w:t>en entender el login</w:t>
            </w:r>
          </w:p>
        </w:tc>
      </w:tr>
    </w:tbl>
    <w:p w14:paraId="7BDF0798" w14:textId="77777777" w:rsidR="0074652B" w:rsidRDefault="0074652B" w:rsidP="007554AA"/>
    <w:p w14:paraId="33041DB9" w14:textId="77777777" w:rsidR="007554AA" w:rsidRDefault="007554AA" w:rsidP="007554AA"/>
    <w:p w14:paraId="34F7BB6F" w14:textId="77777777" w:rsidR="007554AA" w:rsidRDefault="007554AA" w:rsidP="007554AA"/>
    <w:p w14:paraId="55E47A60" w14:textId="77777777" w:rsidR="007554AA" w:rsidRDefault="007554AA" w:rsidP="007554AA"/>
    <w:p w14:paraId="276FE5DB" w14:textId="77777777" w:rsidR="007554AA" w:rsidRDefault="007554AA" w:rsidP="007554AA"/>
    <w:p w14:paraId="2D4F25C4" w14:textId="77777777" w:rsidR="007554AA" w:rsidRDefault="007554AA" w:rsidP="007554AA"/>
    <w:p w14:paraId="58FD08ED" w14:textId="77777777" w:rsidR="007554AA" w:rsidRDefault="007554AA" w:rsidP="007554AA"/>
    <w:p w14:paraId="52F52DE3" w14:textId="77777777" w:rsidR="007554AA" w:rsidRDefault="007554AA" w:rsidP="007554AA"/>
    <w:p w14:paraId="2A7E5DF9" w14:textId="77777777" w:rsidR="007554AA" w:rsidRDefault="007554AA" w:rsidP="007554AA"/>
    <w:p w14:paraId="74DE70C9" w14:textId="77777777" w:rsidR="007554AA" w:rsidRDefault="007554AA" w:rsidP="007554AA"/>
    <w:p w14:paraId="696529D6" w14:textId="77777777" w:rsidR="007554AA" w:rsidRDefault="007554AA" w:rsidP="007554AA"/>
    <w:p w14:paraId="699A97CB" w14:textId="77777777" w:rsidR="007554AA" w:rsidRDefault="007554AA" w:rsidP="007554AA"/>
    <w:p w14:paraId="2C84503E" w14:textId="77777777" w:rsidR="007554AA" w:rsidRPr="007554AA" w:rsidRDefault="007554AA" w:rsidP="007554AA"/>
    <w:p w14:paraId="2F86B8EA" w14:textId="77777777" w:rsidR="006B73E2" w:rsidRPr="007554AA" w:rsidRDefault="006B73E2" w:rsidP="007554AA"/>
    <w:p w14:paraId="086AEFEC" w14:textId="43E83AE8" w:rsidR="006A12B3" w:rsidRPr="00B55732" w:rsidRDefault="006A12B3" w:rsidP="00B55732">
      <w:pPr>
        <w:pStyle w:val="Ttulo1"/>
        <w:rPr>
          <w:rFonts w:ascii="Times New Roman" w:hAnsi="Times New Roman" w:cs="Times New Roman"/>
          <w:b/>
          <w:color w:val="auto"/>
          <w:sz w:val="24"/>
          <w:szCs w:val="24"/>
        </w:rPr>
      </w:pPr>
      <w:r w:rsidRPr="00B55732">
        <w:rPr>
          <w:rFonts w:ascii="Times New Roman" w:hAnsi="Times New Roman" w:cs="Times New Roman"/>
          <w:b/>
          <w:color w:val="auto"/>
          <w:sz w:val="24"/>
          <w:szCs w:val="24"/>
        </w:rPr>
        <w:t xml:space="preserve">Tipo(s) de organización del contenido </w:t>
      </w:r>
    </w:p>
    <w:p w14:paraId="4A063D70" w14:textId="77777777" w:rsidR="007554AA" w:rsidRPr="007554AA" w:rsidRDefault="007554AA" w:rsidP="007554AA">
      <w:pPr>
        <w:pStyle w:val="NormalWeb"/>
      </w:pPr>
      <w:r w:rsidRPr="007554AA">
        <w:t xml:space="preserve">El sitio utiliza una </w:t>
      </w:r>
      <w:r w:rsidRPr="007554AA">
        <w:rPr>
          <w:rStyle w:val="Textoennegrita"/>
          <w:b w:val="0"/>
          <w:bCs w:val="0"/>
        </w:rPr>
        <w:t>organización jerárquica combinada con organización por tareas</w:t>
      </w:r>
      <w:r w:rsidRPr="007554AA">
        <w:t>, lo que garantiza que cada usuario tenga acceso directo únicamente a las funciones que le corresponden según su rol dentro del sistema.</w:t>
      </w:r>
    </w:p>
    <w:p w14:paraId="6C6FCC20"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Organización jerárquica</w:t>
      </w:r>
    </w:p>
    <w:p w14:paraId="17F6CAAF" w14:textId="77777777" w:rsidR="007554AA" w:rsidRPr="007554AA" w:rsidRDefault="007554AA" w:rsidP="007554AA">
      <w:pPr>
        <w:pStyle w:val="NormalWeb"/>
      </w:pPr>
      <w:r w:rsidRPr="007554AA">
        <w:t xml:space="preserve">El contenido se estructura de arriba hacia abajo, comenzando con el </w:t>
      </w:r>
      <w:r w:rsidRPr="007554AA">
        <w:rPr>
          <w:rStyle w:val="Textoennegrita"/>
        </w:rPr>
        <w:t>nivel general de usuario</w:t>
      </w:r>
      <w:r w:rsidRPr="007554AA">
        <w:t xml:space="preserve"> y descendiendo hacia los </w:t>
      </w:r>
      <w:r w:rsidRPr="007554AA">
        <w:rPr>
          <w:rStyle w:val="Textoennegrita"/>
        </w:rPr>
        <w:t>módulos específicos</w:t>
      </w:r>
      <w:r w:rsidRPr="007554AA">
        <w:t>:</w:t>
      </w:r>
    </w:p>
    <w:p w14:paraId="71CA5424" w14:textId="77777777" w:rsidR="007554AA" w:rsidRPr="007554AA" w:rsidRDefault="007554AA" w:rsidP="007554AA">
      <w:pPr>
        <w:pStyle w:val="NormalWeb"/>
        <w:numPr>
          <w:ilvl w:val="0"/>
          <w:numId w:val="22"/>
        </w:numPr>
      </w:pPr>
      <w:r w:rsidRPr="007554AA">
        <w:lastRenderedPageBreak/>
        <w:t>Nivel 1: Tipo de usuario (Cliente, Camarero, Administrador).</w:t>
      </w:r>
    </w:p>
    <w:p w14:paraId="7A0AEE99" w14:textId="77777777" w:rsidR="007554AA" w:rsidRPr="007554AA" w:rsidRDefault="007554AA" w:rsidP="007554AA">
      <w:pPr>
        <w:pStyle w:val="NormalWeb"/>
        <w:numPr>
          <w:ilvl w:val="0"/>
          <w:numId w:val="22"/>
        </w:numPr>
      </w:pPr>
      <w:r w:rsidRPr="007554AA">
        <w:t>Nivel 2: Módulos principales (por ejemplo: Gestión de Platos, Registro de Órdenes, Visualización del Menú).</w:t>
      </w:r>
    </w:p>
    <w:p w14:paraId="107057CD" w14:textId="77777777" w:rsidR="007554AA" w:rsidRPr="007554AA" w:rsidRDefault="007554AA" w:rsidP="007554AA">
      <w:pPr>
        <w:pStyle w:val="NormalWeb"/>
        <w:numPr>
          <w:ilvl w:val="0"/>
          <w:numId w:val="22"/>
        </w:numPr>
      </w:pPr>
      <w:r w:rsidRPr="007554AA">
        <w:t>Nivel 3: Operaciones CRUD dentro de cada módulo (Agregar, Consultar, Modificar, Eliminar).</w:t>
      </w:r>
    </w:p>
    <w:p w14:paraId="40E4FC75" w14:textId="77777777" w:rsidR="007554AA" w:rsidRPr="007554AA" w:rsidRDefault="007554AA" w:rsidP="007554AA">
      <w:pPr>
        <w:pStyle w:val="NormalWeb"/>
      </w:pPr>
      <w:r w:rsidRPr="007554AA">
        <w:t>Esta jerarquía permite mantener la lógica de negocio bien definida, separando las responsabilidades de cada usuario y reduciendo la complejidad de navegación.</w:t>
      </w:r>
    </w:p>
    <w:p w14:paraId="2BB5FC0E"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Organización por tareas</w:t>
      </w:r>
    </w:p>
    <w:p w14:paraId="7F937FF8" w14:textId="77777777" w:rsidR="007554AA" w:rsidRPr="007554AA" w:rsidRDefault="007554AA" w:rsidP="007554AA">
      <w:pPr>
        <w:pStyle w:val="NormalWeb"/>
      </w:pPr>
      <w:r w:rsidRPr="007554AA">
        <w:t xml:space="preserve">Cada módulo o página responde a una </w:t>
      </w:r>
      <w:r w:rsidRPr="007554AA">
        <w:rPr>
          <w:rStyle w:val="Textoennegrita"/>
        </w:rPr>
        <w:t>acción concreta</w:t>
      </w:r>
      <w:r w:rsidRPr="007554AA">
        <w:t xml:space="preserve"> del usuario (por ejemplo, “Registrar pedido”, “Modificar plato”, “Eliminar producto”).</w:t>
      </w:r>
      <w:r w:rsidRPr="007554AA">
        <w:br/>
        <w:t>Este enfoque asegura que la estructura del sitio esté alineada con el flujo de trabajo diario del restaurante, lo cual mejora la eficiencia operativa y facilita el aprendizaje del sistema incluso para usuarios sin experiencia técnica.</w:t>
      </w:r>
    </w:p>
    <w:p w14:paraId="58A159F5" w14:textId="77777777" w:rsidR="007554AA" w:rsidRPr="007554AA" w:rsidRDefault="007554AA" w:rsidP="007554AA">
      <w:pPr>
        <w:pStyle w:val="Ttulo3"/>
        <w:rPr>
          <w:rFonts w:ascii="Times New Roman" w:hAnsi="Times New Roman" w:cs="Times New Roman"/>
          <w:color w:val="auto"/>
          <w:sz w:val="24"/>
          <w:szCs w:val="24"/>
        </w:rPr>
      </w:pPr>
      <w:r w:rsidRPr="007554AA">
        <w:rPr>
          <w:rFonts w:ascii="Segoe UI Emoji" w:hAnsi="Segoe UI Emoji" w:cs="Segoe UI Emoji"/>
          <w:color w:val="auto"/>
          <w:sz w:val="24"/>
          <w:szCs w:val="24"/>
        </w:rPr>
        <w:t>🔹</w:t>
      </w:r>
      <w:r w:rsidRPr="007554AA">
        <w:rPr>
          <w:rFonts w:ascii="Times New Roman" w:hAnsi="Times New Roman" w:cs="Times New Roman"/>
          <w:color w:val="auto"/>
          <w:sz w:val="24"/>
          <w:szCs w:val="24"/>
        </w:rPr>
        <w:t xml:space="preserve"> Justificación</w:t>
      </w:r>
    </w:p>
    <w:p w14:paraId="4104F86D" w14:textId="77777777" w:rsidR="007554AA" w:rsidRPr="007554AA" w:rsidRDefault="007554AA" w:rsidP="007554AA">
      <w:pPr>
        <w:pStyle w:val="NormalWeb"/>
      </w:pPr>
      <w:r w:rsidRPr="007554AA">
        <w:t>La combinación de ambos tipos de organización es ideal para un sistema de gestión, ya que:</w:t>
      </w:r>
    </w:p>
    <w:p w14:paraId="76BB4111" w14:textId="77777777" w:rsidR="007554AA" w:rsidRPr="007554AA" w:rsidRDefault="007554AA" w:rsidP="007554AA">
      <w:pPr>
        <w:pStyle w:val="NormalWeb"/>
        <w:numPr>
          <w:ilvl w:val="0"/>
          <w:numId w:val="23"/>
        </w:numPr>
      </w:pPr>
      <w:r w:rsidRPr="007554AA">
        <w:t>Permite mantener un orden lógico y jerárquico de la información.</w:t>
      </w:r>
    </w:p>
    <w:p w14:paraId="08BC105B" w14:textId="77777777" w:rsidR="007554AA" w:rsidRPr="007554AA" w:rsidRDefault="007554AA" w:rsidP="007554AA">
      <w:pPr>
        <w:pStyle w:val="NormalWeb"/>
        <w:numPr>
          <w:ilvl w:val="0"/>
          <w:numId w:val="23"/>
        </w:numPr>
      </w:pPr>
      <w:r w:rsidRPr="007554AA">
        <w:t>Facilita el acceso directo a las funciones más usadas por cada rol.</w:t>
      </w:r>
    </w:p>
    <w:p w14:paraId="31CC2B2E" w14:textId="77777777" w:rsidR="007554AA" w:rsidRPr="007554AA" w:rsidRDefault="007554AA" w:rsidP="007554AA">
      <w:pPr>
        <w:pStyle w:val="NormalWeb"/>
        <w:numPr>
          <w:ilvl w:val="0"/>
          <w:numId w:val="23"/>
        </w:numPr>
      </w:pPr>
      <w:r w:rsidRPr="007554AA">
        <w:t>Reduce el tiempo de búsqueda de opciones y mejora la usabilidad general.</w:t>
      </w:r>
    </w:p>
    <w:p w14:paraId="0AD02F3C" w14:textId="77777777" w:rsidR="007554AA" w:rsidRPr="007554AA" w:rsidRDefault="007554AA" w:rsidP="007554AA">
      <w:pPr>
        <w:rPr>
          <w:lang w:val="es-PA"/>
        </w:rPr>
      </w:pPr>
    </w:p>
    <w:p w14:paraId="0179D387" w14:textId="77777777" w:rsidR="00526EF2" w:rsidRDefault="00526EF2" w:rsidP="007554AA">
      <w:pPr>
        <w:rPr>
          <w:lang w:val="es-PA"/>
        </w:rPr>
      </w:pPr>
    </w:p>
    <w:p w14:paraId="61C74ABE" w14:textId="77777777" w:rsidR="00526EF2" w:rsidRDefault="00526EF2" w:rsidP="007554AA">
      <w:pPr>
        <w:rPr>
          <w:lang w:val="es-PA"/>
        </w:rPr>
      </w:pPr>
    </w:p>
    <w:p w14:paraId="3D20BE4A" w14:textId="77777777" w:rsidR="00526EF2" w:rsidRDefault="00526EF2" w:rsidP="007554AA">
      <w:pPr>
        <w:rPr>
          <w:lang w:val="es-PA"/>
        </w:rPr>
      </w:pPr>
    </w:p>
    <w:p w14:paraId="6A0EF010" w14:textId="77777777" w:rsidR="00526EF2" w:rsidRDefault="00526EF2" w:rsidP="007554AA">
      <w:pPr>
        <w:rPr>
          <w:lang w:val="es-PA"/>
        </w:rPr>
      </w:pPr>
    </w:p>
    <w:p w14:paraId="130AA7C7" w14:textId="77777777" w:rsidR="00526EF2" w:rsidRDefault="00526EF2" w:rsidP="007554AA">
      <w:pPr>
        <w:rPr>
          <w:lang w:val="es-PA"/>
        </w:rPr>
      </w:pPr>
    </w:p>
    <w:p w14:paraId="359509A0" w14:textId="77777777" w:rsidR="00526EF2" w:rsidRPr="007554AA" w:rsidRDefault="00526EF2" w:rsidP="007554AA">
      <w:pPr>
        <w:rPr>
          <w:lang w:val="es-PA"/>
        </w:rPr>
      </w:pPr>
    </w:p>
    <w:p w14:paraId="726CD143" w14:textId="62FAC8F0" w:rsidR="006A12B3" w:rsidRPr="00B55732" w:rsidRDefault="006A12B3" w:rsidP="00B55732">
      <w:pPr>
        <w:pStyle w:val="Ttulo1"/>
        <w:rPr>
          <w:rFonts w:ascii="Times New Roman" w:hAnsi="Times New Roman" w:cs="Times New Roman"/>
          <w:b/>
          <w:color w:val="auto"/>
          <w:sz w:val="24"/>
          <w:szCs w:val="24"/>
        </w:rPr>
      </w:pPr>
      <w:r w:rsidRPr="00B55732">
        <w:rPr>
          <w:rFonts w:ascii="Times New Roman" w:hAnsi="Times New Roman" w:cs="Times New Roman"/>
          <w:b/>
          <w:color w:val="auto"/>
          <w:sz w:val="24"/>
          <w:szCs w:val="24"/>
        </w:rPr>
        <w:t xml:space="preserve">Tipo(s) de navegación a utilizar </w:t>
      </w:r>
    </w:p>
    <w:p w14:paraId="60312101" w14:textId="77777777" w:rsidR="002861BA" w:rsidRPr="002861BA" w:rsidRDefault="002861BA" w:rsidP="002861BA">
      <w:pPr>
        <w:pStyle w:val="NormalWeb"/>
        <w:jc w:val="both"/>
      </w:pPr>
      <w:r w:rsidRPr="002861BA">
        <w:t xml:space="preserve">El sitio implementa principalmente una </w:t>
      </w:r>
      <w:r w:rsidRPr="002861BA">
        <w:rPr>
          <w:rStyle w:val="Textoennegrita"/>
          <w:b w:val="0"/>
          <w:bCs w:val="0"/>
        </w:rPr>
        <w:t>navegación jerárquica y global</w:t>
      </w:r>
      <w:r w:rsidRPr="002861BA">
        <w:t xml:space="preserve">, complementada con elementos de </w:t>
      </w:r>
      <w:r w:rsidRPr="002861BA">
        <w:rPr>
          <w:rStyle w:val="Textoennegrita"/>
          <w:b w:val="0"/>
          <w:bCs w:val="0"/>
        </w:rPr>
        <w:t>navegación local</w:t>
      </w:r>
      <w:r w:rsidRPr="002861BA">
        <w:t xml:space="preserve"> según el rol del usuario.</w:t>
      </w:r>
    </w:p>
    <w:p w14:paraId="36C1B7FE" w14:textId="77777777" w:rsidR="002861BA" w:rsidRDefault="002861BA" w:rsidP="002861BA">
      <w:pPr>
        <w:pStyle w:val="NormalWeb"/>
        <w:numPr>
          <w:ilvl w:val="0"/>
          <w:numId w:val="24"/>
        </w:numPr>
        <w:jc w:val="both"/>
        <w:rPr>
          <w:rStyle w:val="Textoennegrita"/>
          <w:b w:val="0"/>
          <w:bCs w:val="0"/>
        </w:rPr>
      </w:pPr>
      <w:r w:rsidRPr="002861BA">
        <w:rPr>
          <w:rStyle w:val="Textoennegrita"/>
          <w:b w:val="0"/>
          <w:bCs w:val="0"/>
        </w:rPr>
        <w:t>Navegación jerárquica:</w:t>
      </w:r>
    </w:p>
    <w:p w14:paraId="57CC13FB" w14:textId="40BC53BB" w:rsidR="002861BA" w:rsidRPr="002861BA" w:rsidRDefault="002861BA" w:rsidP="002861BA">
      <w:pPr>
        <w:pStyle w:val="NormalWeb"/>
        <w:ind w:left="720"/>
        <w:jc w:val="both"/>
      </w:pPr>
      <w:r w:rsidRPr="002861BA">
        <w:t>Cada tipo de usuario (cliente, camarero o administrador) accede a un panel independiente, donde se agrupan sus funciones. Desde la pantalla de inicio de sesión, el sistema determina el rol del usuario y lo redirige a su panel correspondiente.</w:t>
      </w:r>
    </w:p>
    <w:p w14:paraId="52396302" w14:textId="77777777" w:rsidR="002861BA" w:rsidRDefault="002861BA" w:rsidP="002861BA">
      <w:pPr>
        <w:pStyle w:val="NormalWeb"/>
        <w:numPr>
          <w:ilvl w:val="0"/>
          <w:numId w:val="24"/>
        </w:numPr>
        <w:jc w:val="both"/>
        <w:rPr>
          <w:rStyle w:val="Textoennegrita"/>
          <w:b w:val="0"/>
          <w:bCs w:val="0"/>
        </w:rPr>
      </w:pPr>
      <w:r w:rsidRPr="002861BA">
        <w:rPr>
          <w:rStyle w:val="Textoennegrita"/>
          <w:b w:val="0"/>
          <w:bCs w:val="0"/>
        </w:rPr>
        <w:lastRenderedPageBreak/>
        <w:t>Navegación global:</w:t>
      </w:r>
    </w:p>
    <w:p w14:paraId="4B275E3F" w14:textId="7E982E1F" w:rsidR="002861BA" w:rsidRPr="002861BA" w:rsidRDefault="002861BA" w:rsidP="002861BA">
      <w:pPr>
        <w:pStyle w:val="NormalWeb"/>
        <w:ind w:left="720"/>
        <w:jc w:val="both"/>
      </w:pPr>
      <w:r w:rsidRPr="002861BA">
        <w:t xml:space="preserve">Se utiliza un </w:t>
      </w:r>
      <w:r w:rsidRPr="002861BA">
        <w:rPr>
          <w:rStyle w:val="Textoennegrita"/>
          <w:b w:val="0"/>
          <w:bCs w:val="0"/>
        </w:rPr>
        <w:t>menú principal fijo</w:t>
      </w:r>
      <w:r w:rsidRPr="002861BA">
        <w:t xml:space="preserve"> en la parte superior o lateral del sitio, que permite acceder rápidamente a las secciones más relevantes según el rol. Por ejemplo:</w:t>
      </w:r>
    </w:p>
    <w:p w14:paraId="40577D77" w14:textId="77777777" w:rsidR="002861BA" w:rsidRPr="002861BA" w:rsidRDefault="002861BA" w:rsidP="002861BA">
      <w:pPr>
        <w:pStyle w:val="NormalWeb"/>
        <w:numPr>
          <w:ilvl w:val="1"/>
          <w:numId w:val="24"/>
        </w:numPr>
        <w:jc w:val="both"/>
      </w:pPr>
      <w:r w:rsidRPr="002861BA">
        <w:t xml:space="preserve">En el panel del administrador: </w:t>
      </w:r>
      <w:r w:rsidRPr="002861BA">
        <w:rPr>
          <w:rStyle w:val="nfasis"/>
          <w:i w:val="0"/>
          <w:iCs w:val="0"/>
        </w:rPr>
        <w:t>Platos, Productos, Sucursales, Empleados, Cerrar sesión.</w:t>
      </w:r>
    </w:p>
    <w:p w14:paraId="77750B41" w14:textId="77777777" w:rsidR="002861BA" w:rsidRPr="002861BA" w:rsidRDefault="002861BA" w:rsidP="002861BA">
      <w:pPr>
        <w:pStyle w:val="NormalWeb"/>
        <w:numPr>
          <w:ilvl w:val="1"/>
          <w:numId w:val="24"/>
        </w:numPr>
        <w:jc w:val="both"/>
      </w:pPr>
      <w:r w:rsidRPr="002861BA">
        <w:t xml:space="preserve">En el panel del camarero: </w:t>
      </w:r>
      <w:r w:rsidRPr="002861BA">
        <w:rPr>
          <w:rStyle w:val="nfasis"/>
          <w:i w:val="0"/>
          <w:iCs w:val="0"/>
        </w:rPr>
        <w:t>Registrar pedido, Ver órdenes, Cerrar sesión.</w:t>
      </w:r>
    </w:p>
    <w:p w14:paraId="12B350B4" w14:textId="4D3D98B4" w:rsidR="002861BA" w:rsidRDefault="002861BA" w:rsidP="00865427">
      <w:pPr>
        <w:pStyle w:val="NormalWeb"/>
        <w:numPr>
          <w:ilvl w:val="1"/>
          <w:numId w:val="24"/>
        </w:numPr>
        <w:spacing w:after="0" w:afterAutospacing="0"/>
        <w:jc w:val="both"/>
        <w:rPr>
          <w:rStyle w:val="nfasis"/>
          <w:i w:val="0"/>
        </w:rPr>
      </w:pPr>
      <w:r w:rsidRPr="002861BA">
        <w:t xml:space="preserve">En el panel del cliente: </w:t>
      </w:r>
      <w:r w:rsidRPr="002861BA">
        <w:rPr>
          <w:rStyle w:val="nfasis"/>
          <w:i w:val="0"/>
          <w:iCs w:val="0"/>
        </w:rPr>
        <w:t>Menú, Mis datos, Cerrar sesión.</w:t>
      </w:r>
    </w:p>
    <w:p w14:paraId="1C469790" w14:textId="77777777" w:rsidR="00865427" w:rsidRPr="00865427" w:rsidRDefault="00865427" w:rsidP="00865427">
      <w:pPr>
        <w:pStyle w:val="NormalWeb"/>
        <w:spacing w:before="0" w:beforeAutospacing="0" w:after="0" w:afterAutospacing="0"/>
        <w:ind w:left="720"/>
        <w:jc w:val="both"/>
        <w:rPr>
          <w:rStyle w:val="Textoennegrita"/>
          <w:b w:val="0"/>
          <w:bCs w:val="0"/>
        </w:rPr>
      </w:pPr>
    </w:p>
    <w:p w14:paraId="20103AA3" w14:textId="77777777" w:rsidR="002861BA" w:rsidRDefault="002861BA" w:rsidP="00865427">
      <w:pPr>
        <w:pStyle w:val="NormalWeb"/>
        <w:numPr>
          <w:ilvl w:val="0"/>
          <w:numId w:val="24"/>
        </w:numPr>
        <w:spacing w:before="0" w:beforeAutospacing="0"/>
        <w:jc w:val="both"/>
        <w:rPr>
          <w:rStyle w:val="Textoennegrita"/>
          <w:b w:val="0"/>
          <w:bCs w:val="0"/>
        </w:rPr>
      </w:pPr>
      <w:r w:rsidRPr="002861BA">
        <w:rPr>
          <w:rStyle w:val="Textoennegrita"/>
          <w:b w:val="0"/>
          <w:bCs w:val="0"/>
        </w:rPr>
        <w:t>Navegación local:</w:t>
      </w:r>
    </w:p>
    <w:p w14:paraId="39EF01C7" w14:textId="29A6341E" w:rsidR="002861BA" w:rsidRPr="002861BA" w:rsidRDefault="002861BA" w:rsidP="002861BA">
      <w:pPr>
        <w:pStyle w:val="NormalWeb"/>
        <w:ind w:left="720"/>
        <w:jc w:val="both"/>
      </w:pPr>
      <w:r w:rsidRPr="002861BA">
        <w:t>Dentro de cada módulo (por ejemplo, gestión de platos), se incluyen botones o enlaces secundarios para crear, editar o eliminar registros, permitiendo un flujo CRUD sencillo y claro.</w:t>
      </w:r>
    </w:p>
    <w:p w14:paraId="13DA33DE" w14:textId="724627C6" w:rsidR="006F4330" w:rsidRPr="002861BA" w:rsidRDefault="006F4330" w:rsidP="006F4330">
      <w:pPr>
        <w:pStyle w:val="NormalWeb"/>
        <w:jc w:val="both"/>
      </w:pPr>
      <w:r>
        <w:rPr>
          <w:rFonts w:ascii="Segoe UI Emoji" w:hAnsi="Segoe UI Emoji" w:cs="Segoe UI Emoji"/>
        </w:rPr>
        <w:t>🔹</w:t>
      </w:r>
      <w:r>
        <w:t xml:space="preserve"> Justificación de elección</w:t>
      </w:r>
    </w:p>
    <w:p w14:paraId="1A6EF4D0" w14:textId="77777777" w:rsidR="00CE3E66" w:rsidRDefault="00CE3E66" w:rsidP="006F4330">
      <w:pPr>
        <w:pStyle w:val="NormalWeb"/>
        <w:ind w:left="360"/>
        <w:jc w:val="both"/>
      </w:pPr>
      <w:r>
        <w:t xml:space="preserve">La navegación fue diseñada bajo los principios de </w:t>
      </w:r>
      <w:r>
        <w:rPr>
          <w:rStyle w:val="Textoennegrita"/>
        </w:rPr>
        <w:t>claridad, consistencia y accesibilidad</w:t>
      </w:r>
      <w:r>
        <w:t>, considerando que el sistema será utilizado tanto por personal administrativo como operativo.</w:t>
      </w:r>
    </w:p>
    <w:p w14:paraId="2DB2995E" w14:textId="77777777" w:rsidR="00CE3E66" w:rsidRDefault="00CE3E66" w:rsidP="006F4330">
      <w:pPr>
        <w:pStyle w:val="NormalWeb"/>
        <w:numPr>
          <w:ilvl w:val="0"/>
          <w:numId w:val="25"/>
        </w:numPr>
        <w:tabs>
          <w:tab w:val="clear" w:pos="720"/>
          <w:tab w:val="num" w:pos="1080"/>
        </w:tabs>
        <w:ind w:left="1080"/>
        <w:jc w:val="both"/>
      </w:pPr>
      <w:r>
        <w:rPr>
          <w:rStyle w:val="Textoennegrita"/>
        </w:rPr>
        <w:t>Claridad:</w:t>
      </w:r>
      <w:r>
        <w:t xml:space="preserve"> cada usuario visualiza únicamente las opciones que necesita, evitando la sobrecarga de información.</w:t>
      </w:r>
    </w:p>
    <w:p w14:paraId="37B281C4" w14:textId="77777777" w:rsidR="00CE3E66" w:rsidRDefault="00CE3E66" w:rsidP="006F4330">
      <w:pPr>
        <w:pStyle w:val="NormalWeb"/>
        <w:numPr>
          <w:ilvl w:val="0"/>
          <w:numId w:val="25"/>
        </w:numPr>
        <w:tabs>
          <w:tab w:val="clear" w:pos="720"/>
          <w:tab w:val="num" w:pos="1080"/>
        </w:tabs>
        <w:ind w:left="1080"/>
        <w:jc w:val="both"/>
      </w:pPr>
      <w:r>
        <w:rPr>
          <w:rStyle w:val="Textoennegrita"/>
        </w:rPr>
        <w:t>Consistencia:</w:t>
      </w:r>
      <w:r>
        <w:t xml:space="preserve"> los menús, botones y enlaces mantienen la misma posición y estilo en todas las vistas.</w:t>
      </w:r>
    </w:p>
    <w:p w14:paraId="56291524" w14:textId="77777777" w:rsidR="00CE3E66" w:rsidRDefault="00CE3E66" w:rsidP="006F4330">
      <w:pPr>
        <w:pStyle w:val="NormalWeb"/>
        <w:numPr>
          <w:ilvl w:val="0"/>
          <w:numId w:val="25"/>
        </w:numPr>
        <w:tabs>
          <w:tab w:val="clear" w:pos="720"/>
          <w:tab w:val="num" w:pos="1080"/>
        </w:tabs>
        <w:ind w:left="1080"/>
        <w:jc w:val="both"/>
      </w:pPr>
      <w:r>
        <w:rPr>
          <w:rStyle w:val="Textoennegrita"/>
        </w:rPr>
        <w:t>Accesibilidad:</w:t>
      </w:r>
      <w:r>
        <w:t xml:space="preserve"> las secciones son fácilmente reconocibles gracias a etiquetas descriptivas y estructuras uniformes.</w:t>
      </w:r>
    </w:p>
    <w:p w14:paraId="3C09D5E2" w14:textId="77777777" w:rsidR="00526EF2" w:rsidRPr="00526EF2" w:rsidRDefault="00526EF2" w:rsidP="00526EF2">
      <w:pPr>
        <w:rPr>
          <w:lang w:val="es-PA"/>
        </w:rPr>
      </w:pPr>
    </w:p>
    <w:p w14:paraId="33ED8658" w14:textId="77777777" w:rsidR="006F4330" w:rsidRDefault="006F4330" w:rsidP="00526EF2">
      <w:pPr>
        <w:rPr>
          <w:lang w:val="es-PA"/>
        </w:rPr>
      </w:pPr>
    </w:p>
    <w:p w14:paraId="688F1DF8" w14:textId="77777777" w:rsidR="006F4330" w:rsidRDefault="006F4330" w:rsidP="00526EF2">
      <w:pPr>
        <w:rPr>
          <w:lang w:val="es-PA"/>
        </w:rPr>
      </w:pPr>
    </w:p>
    <w:p w14:paraId="5629CB9B" w14:textId="77777777" w:rsidR="006F4330" w:rsidRDefault="006F4330" w:rsidP="00526EF2">
      <w:pPr>
        <w:rPr>
          <w:lang w:val="es-PA"/>
        </w:rPr>
      </w:pPr>
    </w:p>
    <w:p w14:paraId="09D1F079" w14:textId="77777777" w:rsidR="006F4330" w:rsidRPr="00526EF2" w:rsidRDefault="006F4330" w:rsidP="00526EF2">
      <w:pPr>
        <w:rPr>
          <w:lang w:val="es-PA"/>
        </w:rPr>
      </w:pPr>
    </w:p>
    <w:p w14:paraId="5997AF1F" w14:textId="0C5E0614" w:rsidR="005668CF" w:rsidRPr="00B55732" w:rsidRDefault="006A12B3" w:rsidP="00B55732">
      <w:pPr>
        <w:pStyle w:val="Ttulo1"/>
        <w:rPr>
          <w:rFonts w:ascii="Times New Roman" w:hAnsi="Times New Roman" w:cs="Times New Roman"/>
          <w:b/>
          <w:color w:val="auto"/>
          <w:sz w:val="24"/>
          <w:szCs w:val="24"/>
        </w:rPr>
      </w:pPr>
      <w:r w:rsidRPr="00B55732">
        <w:rPr>
          <w:rFonts w:ascii="Times New Roman" w:hAnsi="Times New Roman" w:cs="Times New Roman"/>
          <w:b/>
          <w:color w:val="auto"/>
          <w:sz w:val="24"/>
          <w:szCs w:val="24"/>
        </w:rPr>
        <w:t xml:space="preserve">Prototipos de baja fidelidad </w:t>
      </w:r>
    </w:p>
    <w:sectPr w:rsidR="005668CF" w:rsidRPr="00B55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5FD9"/>
    <w:multiLevelType w:val="multilevel"/>
    <w:tmpl w:val="8D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869"/>
    <w:multiLevelType w:val="multilevel"/>
    <w:tmpl w:val="5C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F768F"/>
    <w:multiLevelType w:val="multilevel"/>
    <w:tmpl w:val="46B6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1ADD"/>
    <w:multiLevelType w:val="multilevel"/>
    <w:tmpl w:val="78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082A"/>
    <w:multiLevelType w:val="multilevel"/>
    <w:tmpl w:val="C22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2481"/>
    <w:multiLevelType w:val="multilevel"/>
    <w:tmpl w:val="605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61F6"/>
    <w:multiLevelType w:val="multilevel"/>
    <w:tmpl w:val="B06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599B"/>
    <w:multiLevelType w:val="multilevel"/>
    <w:tmpl w:val="B3A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33F33"/>
    <w:multiLevelType w:val="multilevel"/>
    <w:tmpl w:val="734A5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93F3E"/>
    <w:multiLevelType w:val="multilevel"/>
    <w:tmpl w:val="F93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148F"/>
    <w:multiLevelType w:val="multilevel"/>
    <w:tmpl w:val="E30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A143C"/>
    <w:multiLevelType w:val="multilevel"/>
    <w:tmpl w:val="EE8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07B93"/>
    <w:multiLevelType w:val="multilevel"/>
    <w:tmpl w:val="FFA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503C"/>
    <w:multiLevelType w:val="multilevel"/>
    <w:tmpl w:val="8E2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65E32"/>
    <w:multiLevelType w:val="multilevel"/>
    <w:tmpl w:val="F8C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907E5"/>
    <w:multiLevelType w:val="multilevel"/>
    <w:tmpl w:val="0B3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4425B"/>
    <w:multiLevelType w:val="multilevel"/>
    <w:tmpl w:val="DF02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6079A"/>
    <w:multiLevelType w:val="multilevel"/>
    <w:tmpl w:val="7E04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6316A"/>
    <w:multiLevelType w:val="multilevel"/>
    <w:tmpl w:val="D99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20867"/>
    <w:multiLevelType w:val="multilevel"/>
    <w:tmpl w:val="286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52E08"/>
    <w:multiLevelType w:val="multilevel"/>
    <w:tmpl w:val="356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8513A"/>
    <w:multiLevelType w:val="multilevel"/>
    <w:tmpl w:val="D2C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03529"/>
    <w:multiLevelType w:val="multilevel"/>
    <w:tmpl w:val="6DD8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B75714"/>
    <w:multiLevelType w:val="multilevel"/>
    <w:tmpl w:val="ADEA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240577"/>
    <w:multiLevelType w:val="multilevel"/>
    <w:tmpl w:val="C80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228814">
    <w:abstractNumId w:val="21"/>
  </w:num>
  <w:num w:numId="2" w16cid:durableId="80033680">
    <w:abstractNumId w:val="22"/>
  </w:num>
  <w:num w:numId="3" w16cid:durableId="1626547386">
    <w:abstractNumId w:val="4"/>
  </w:num>
  <w:num w:numId="4" w16cid:durableId="616566825">
    <w:abstractNumId w:val="24"/>
  </w:num>
  <w:num w:numId="5" w16cid:durableId="424158031">
    <w:abstractNumId w:val="10"/>
  </w:num>
  <w:num w:numId="6" w16cid:durableId="1333490754">
    <w:abstractNumId w:val="11"/>
  </w:num>
  <w:num w:numId="7" w16cid:durableId="1228760235">
    <w:abstractNumId w:val="16"/>
  </w:num>
  <w:num w:numId="8" w16cid:durableId="1117720393">
    <w:abstractNumId w:val="3"/>
  </w:num>
  <w:num w:numId="9" w16cid:durableId="248001902">
    <w:abstractNumId w:val="6"/>
  </w:num>
  <w:num w:numId="10" w16cid:durableId="1849712131">
    <w:abstractNumId w:val="5"/>
  </w:num>
  <w:num w:numId="11" w16cid:durableId="1666279304">
    <w:abstractNumId w:val="7"/>
  </w:num>
  <w:num w:numId="12" w16cid:durableId="402532570">
    <w:abstractNumId w:val="17"/>
  </w:num>
  <w:num w:numId="13" w16cid:durableId="1999729606">
    <w:abstractNumId w:val="15"/>
  </w:num>
  <w:num w:numId="14" w16cid:durableId="1414814765">
    <w:abstractNumId w:val="1"/>
  </w:num>
  <w:num w:numId="15" w16cid:durableId="2082176067">
    <w:abstractNumId w:val="0"/>
  </w:num>
  <w:num w:numId="16" w16cid:durableId="2032607254">
    <w:abstractNumId w:val="14"/>
  </w:num>
  <w:num w:numId="17" w16cid:durableId="497619144">
    <w:abstractNumId w:val="23"/>
  </w:num>
  <w:num w:numId="18" w16cid:durableId="2129666894">
    <w:abstractNumId w:val="20"/>
  </w:num>
  <w:num w:numId="19" w16cid:durableId="569120528">
    <w:abstractNumId w:val="9"/>
  </w:num>
  <w:num w:numId="20" w16cid:durableId="137306345">
    <w:abstractNumId w:val="12"/>
  </w:num>
  <w:num w:numId="21" w16cid:durableId="1719237865">
    <w:abstractNumId w:val="8"/>
  </w:num>
  <w:num w:numId="22" w16cid:durableId="1133526863">
    <w:abstractNumId w:val="19"/>
  </w:num>
  <w:num w:numId="23" w16cid:durableId="161432599">
    <w:abstractNumId w:val="13"/>
  </w:num>
  <w:num w:numId="24" w16cid:durableId="857157701">
    <w:abstractNumId w:val="2"/>
  </w:num>
  <w:num w:numId="25" w16cid:durableId="256379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46"/>
    <w:rsid w:val="00000626"/>
    <w:rsid w:val="00002A64"/>
    <w:rsid w:val="00010AED"/>
    <w:rsid w:val="00014E9C"/>
    <w:rsid w:val="00020CA4"/>
    <w:rsid w:val="00043045"/>
    <w:rsid w:val="000469CD"/>
    <w:rsid w:val="000502FF"/>
    <w:rsid w:val="000569EC"/>
    <w:rsid w:val="000647B9"/>
    <w:rsid w:val="000651D5"/>
    <w:rsid w:val="00070C76"/>
    <w:rsid w:val="00087342"/>
    <w:rsid w:val="000A3A41"/>
    <w:rsid w:val="000A49F0"/>
    <w:rsid w:val="000A7BC3"/>
    <w:rsid w:val="000B0587"/>
    <w:rsid w:val="000B5222"/>
    <w:rsid w:val="000C472D"/>
    <w:rsid w:val="000D10C8"/>
    <w:rsid w:val="000E712F"/>
    <w:rsid w:val="000F355F"/>
    <w:rsid w:val="00102062"/>
    <w:rsid w:val="001317D3"/>
    <w:rsid w:val="0013200E"/>
    <w:rsid w:val="00150402"/>
    <w:rsid w:val="00153604"/>
    <w:rsid w:val="001547ED"/>
    <w:rsid w:val="00154C39"/>
    <w:rsid w:val="00160524"/>
    <w:rsid w:val="00162170"/>
    <w:rsid w:val="00162787"/>
    <w:rsid w:val="0017034A"/>
    <w:rsid w:val="0017340F"/>
    <w:rsid w:val="00176C7F"/>
    <w:rsid w:val="00177918"/>
    <w:rsid w:val="00180F46"/>
    <w:rsid w:val="0018355C"/>
    <w:rsid w:val="001855EF"/>
    <w:rsid w:val="00192A9D"/>
    <w:rsid w:val="001A1F8A"/>
    <w:rsid w:val="001D282F"/>
    <w:rsid w:val="001E000C"/>
    <w:rsid w:val="001E1458"/>
    <w:rsid w:val="001F27CD"/>
    <w:rsid w:val="001F4DEB"/>
    <w:rsid w:val="001F4FFB"/>
    <w:rsid w:val="001F7F87"/>
    <w:rsid w:val="0020026F"/>
    <w:rsid w:val="00211120"/>
    <w:rsid w:val="002160AC"/>
    <w:rsid w:val="0022366B"/>
    <w:rsid w:val="00227A74"/>
    <w:rsid w:val="00230711"/>
    <w:rsid w:val="002355CF"/>
    <w:rsid w:val="00235993"/>
    <w:rsid w:val="00237DD7"/>
    <w:rsid w:val="002410CD"/>
    <w:rsid w:val="00244DE6"/>
    <w:rsid w:val="00252F17"/>
    <w:rsid w:val="00272808"/>
    <w:rsid w:val="002861BA"/>
    <w:rsid w:val="00291A15"/>
    <w:rsid w:val="00297D20"/>
    <w:rsid w:val="002A179E"/>
    <w:rsid w:val="002A57A7"/>
    <w:rsid w:val="002B02B5"/>
    <w:rsid w:val="002B4727"/>
    <w:rsid w:val="002B6623"/>
    <w:rsid w:val="002C0BDE"/>
    <w:rsid w:val="002C1F05"/>
    <w:rsid w:val="002C7C40"/>
    <w:rsid w:val="002E079B"/>
    <w:rsid w:val="002F365D"/>
    <w:rsid w:val="002F7933"/>
    <w:rsid w:val="00302280"/>
    <w:rsid w:val="003065B5"/>
    <w:rsid w:val="0031137B"/>
    <w:rsid w:val="00316BE0"/>
    <w:rsid w:val="00317C9F"/>
    <w:rsid w:val="003330A3"/>
    <w:rsid w:val="00333264"/>
    <w:rsid w:val="00333874"/>
    <w:rsid w:val="00333A19"/>
    <w:rsid w:val="00350529"/>
    <w:rsid w:val="00355CA2"/>
    <w:rsid w:val="00355FFA"/>
    <w:rsid w:val="00357301"/>
    <w:rsid w:val="00357C7C"/>
    <w:rsid w:val="003657FB"/>
    <w:rsid w:val="003664A0"/>
    <w:rsid w:val="00380384"/>
    <w:rsid w:val="00380B3B"/>
    <w:rsid w:val="00393EC1"/>
    <w:rsid w:val="0039404B"/>
    <w:rsid w:val="003950EA"/>
    <w:rsid w:val="003A5D42"/>
    <w:rsid w:val="003B14E2"/>
    <w:rsid w:val="003B320A"/>
    <w:rsid w:val="003C5275"/>
    <w:rsid w:val="003D1A82"/>
    <w:rsid w:val="003D1BEE"/>
    <w:rsid w:val="003D6D88"/>
    <w:rsid w:val="003E0A9A"/>
    <w:rsid w:val="003F02EF"/>
    <w:rsid w:val="003F0DEA"/>
    <w:rsid w:val="003F1856"/>
    <w:rsid w:val="003F2513"/>
    <w:rsid w:val="003F4F69"/>
    <w:rsid w:val="003F7592"/>
    <w:rsid w:val="00402C79"/>
    <w:rsid w:val="00411226"/>
    <w:rsid w:val="004321F9"/>
    <w:rsid w:val="00434767"/>
    <w:rsid w:val="00435CF8"/>
    <w:rsid w:val="00443798"/>
    <w:rsid w:val="00456F3E"/>
    <w:rsid w:val="00462CB7"/>
    <w:rsid w:val="004709D5"/>
    <w:rsid w:val="00476918"/>
    <w:rsid w:val="004816B8"/>
    <w:rsid w:val="00482717"/>
    <w:rsid w:val="004C1AB1"/>
    <w:rsid w:val="004C522F"/>
    <w:rsid w:val="004C6A28"/>
    <w:rsid w:val="004D0E24"/>
    <w:rsid w:val="004D2AC4"/>
    <w:rsid w:val="004D7286"/>
    <w:rsid w:val="004E38A1"/>
    <w:rsid w:val="004F5093"/>
    <w:rsid w:val="004F7CE1"/>
    <w:rsid w:val="0050481A"/>
    <w:rsid w:val="00505E59"/>
    <w:rsid w:val="00514A5A"/>
    <w:rsid w:val="005163CA"/>
    <w:rsid w:val="00526EF2"/>
    <w:rsid w:val="005342F2"/>
    <w:rsid w:val="00536658"/>
    <w:rsid w:val="00540A96"/>
    <w:rsid w:val="00550B15"/>
    <w:rsid w:val="005668CF"/>
    <w:rsid w:val="00580FEE"/>
    <w:rsid w:val="00584A28"/>
    <w:rsid w:val="00595AC2"/>
    <w:rsid w:val="005A2497"/>
    <w:rsid w:val="005A71C7"/>
    <w:rsid w:val="005B2102"/>
    <w:rsid w:val="005B4A8C"/>
    <w:rsid w:val="005B58F5"/>
    <w:rsid w:val="005C3E09"/>
    <w:rsid w:val="005D42B8"/>
    <w:rsid w:val="005E0180"/>
    <w:rsid w:val="005F332C"/>
    <w:rsid w:val="005F492F"/>
    <w:rsid w:val="005F5D46"/>
    <w:rsid w:val="00600F1D"/>
    <w:rsid w:val="006073A2"/>
    <w:rsid w:val="00614945"/>
    <w:rsid w:val="00634987"/>
    <w:rsid w:val="00650174"/>
    <w:rsid w:val="006662BD"/>
    <w:rsid w:val="00667A69"/>
    <w:rsid w:val="00667A8C"/>
    <w:rsid w:val="006713F6"/>
    <w:rsid w:val="00677395"/>
    <w:rsid w:val="006825E1"/>
    <w:rsid w:val="00684E74"/>
    <w:rsid w:val="006A12B3"/>
    <w:rsid w:val="006A7FBC"/>
    <w:rsid w:val="006B73E2"/>
    <w:rsid w:val="006B7D1A"/>
    <w:rsid w:val="006D7636"/>
    <w:rsid w:val="006E1067"/>
    <w:rsid w:val="006E48F8"/>
    <w:rsid w:val="006E5FA9"/>
    <w:rsid w:val="006F2266"/>
    <w:rsid w:val="006F32EE"/>
    <w:rsid w:val="006F4330"/>
    <w:rsid w:val="006F4D3A"/>
    <w:rsid w:val="007038B5"/>
    <w:rsid w:val="00716D9E"/>
    <w:rsid w:val="007171F2"/>
    <w:rsid w:val="00731536"/>
    <w:rsid w:val="0073289A"/>
    <w:rsid w:val="007370A7"/>
    <w:rsid w:val="00743031"/>
    <w:rsid w:val="007433E2"/>
    <w:rsid w:val="0074652B"/>
    <w:rsid w:val="007554AA"/>
    <w:rsid w:val="00760442"/>
    <w:rsid w:val="007676FE"/>
    <w:rsid w:val="00767AF0"/>
    <w:rsid w:val="00783895"/>
    <w:rsid w:val="00793362"/>
    <w:rsid w:val="00796155"/>
    <w:rsid w:val="00797483"/>
    <w:rsid w:val="007A10F5"/>
    <w:rsid w:val="007B2584"/>
    <w:rsid w:val="007C4E91"/>
    <w:rsid w:val="007D056A"/>
    <w:rsid w:val="007D6F68"/>
    <w:rsid w:val="007F4F73"/>
    <w:rsid w:val="0081661C"/>
    <w:rsid w:val="0081796E"/>
    <w:rsid w:val="00826E1E"/>
    <w:rsid w:val="00827632"/>
    <w:rsid w:val="008374BB"/>
    <w:rsid w:val="008450DC"/>
    <w:rsid w:val="00845C29"/>
    <w:rsid w:val="008652BD"/>
    <w:rsid w:val="00865427"/>
    <w:rsid w:val="00866AD4"/>
    <w:rsid w:val="008712D1"/>
    <w:rsid w:val="00885223"/>
    <w:rsid w:val="00897D9C"/>
    <w:rsid w:val="008A6021"/>
    <w:rsid w:val="008B6260"/>
    <w:rsid w:val="008B7103"/>
    <w:rsid w:val="008D1754"/>
    <w:rsid w:val="008D4246"/>
    <w:rsid w:val="008D6622"/>
    <w:rsid w:val="008D67BB"/>
    <w:rsid w:val="008E33D1"/>
    <w:rsid w:val="008F1AC3"/>
    <w:rsid w:val="008F599B"/>
    <w:rsid w:val="009026D9"/>
    <w:rsid w:val="00911AEC"/>
    <w:rsid w:val="00911BC1"/>
    <w:rsid w:val="0091318C"/>
    <w:rsid w:val="0093015F"/>
    <w:rsid w:val="00930289"/>
    <w:rsid w:val="0093575C"/>
    <w:rsid w:val="00946171"/>
    <w:rsid w:val="00955178"/>
    <w:rsid w:val="0095689C"/>
    <w:rsid w:val="009650F4"/>
    <w:rsid w:val="0097754E"/>
    <w:rsid w:val="00986C65"/>
    <w:rsid w:val="009969F5"/>
    <w:rsid w:val="009B7806"/>
    <w:rsid w:val="009C330A"/>
    <w:rsid w:val="009C6ED5"/>
    <w:rsid w:val="009D0A9A"/>
    <w:rsid w:val="009D17C0"/>
    <w:rsid w:val="009D7DF6"/>
    <w:rsid w:val="009F47AB"/>
    <w:rsid w:val="00A04CF2"/>
    <w:rsid w:val="00A060F9"/>
    <w:rsid w:val="00A06BEB"/>
    <w:rsid w:val="00A34D0F"/>
    <w:rsid w:val="00A40C08"/>
    <w:rsid w:val="00A50023"/>
    <w:rsid w:val="00A5169E"/>
    <w:rsid w:val="00A62EE2"/>
    <w:rsid w:val="00A9749E"/>
    <w:rsid w:val="00AA22A5"/>
    <w:rsid w:val="00AA28BD"/>
    <w:rsid w:val="00AA70F8"/>
    <w:rsid w:val="00AD07E2"/>
    <w:rsid w:val="00AD21D9"/>
    <w:rsid w:val="00AD6FE4"/>
    <w:rsid w:val="00B07C88"/>
    <w:rsid w:val="00B10237"/>
    <w:rsid w:val="00B11467"/>
    <w:rsid w:val="00B17A93"/>
    <w:rsid w:val="00B24F42"/>
    <w:rsid w:val="00B254DB"/>
    <w:rsid w:val="00B25E72"/>
    <w:rsid w:val="00B35545"/>
    <w:rsid w:val="00B3692E"/>
    <w:rsid w:val="00B55732"/>
    <w:rsid w:val="00B7466D"/>
    <w:rsid w:val="00B80552"/>
    <w:rsid w:val="00B83132"/>
    <w:rsid w:val="00B86532"/>
    <w:rsid w:val="00B96465"/>
    <w:rsid w:val="00BA5037"/>
    <w:rsid w:val="00BB149F"/>
    <w:rsid w:val="00BC12B8"/>
    <w:rsid w:val="00BC1A3E"/>
    <w:rsid w:val="00BE1433"/>
    <w:rsid w:val="00BF1CFF"/>
    <w:rsid w:val="00BF37D8"/>
    <w:rsid w:val="00BF4D60"/>
    <w:rsid w:val="00BF61DF"/>
    <w:rsid w:val="00C223D0"/>
    <w:rsid w:val="00C27E30"/>
    <w:rsid w:val="00C34D95"/>
    <w:rsid w:val="00C42D2E"/>
    <w:rsid w:val="00C72C48"/>
    <w:rsid w:val="00C74B8C"/>
    <w:rsid w:val="00C82757"/>
    <w:rsid w:val="00C82EB1"/>
    <w:rsid w:val="00C859E9"/>
    <w:rsid w:val="00CA41BD"/>
    <w:rsid w:val="00CB4A24"/>
    <w:rsid w:val="00CC602E"/>
    <w:rsid w:val="00CE3E66"/>
    <w:rsid w:val="00D20505"/>
    <w:rsid w:val="00D22B48"/>
    <w:rsid w:val="00D34345"/>
    <w:rsid w:val="00D377E9"/>
    <w:rsid w:val="00D42BD1"/>
    <w:rsid w:val="00D42DA0"/>
    <w:rsid w:val="00D45999"/>
    <w:rsid w:val="00D46637"/>
    <w:rsid w:val="00D54F93"/>
    <w:rsid w:val="00D72338"/>
    <w:rsid w:val="00D82A8C"/>
    <w:rsid w:val="00D82EA8"/>
    <w:rsid w:val="00D874A5"/>
    <w:rsid w:val="00DA3F6B"/>
    <w:rsid w:val="00DA556B"/>
    <w:rsid w:val="00DB2DD1"/>
    <w:rsid w:val="00DB6FC6"/>
    <w:rsid w:val="00DD0D52"/>
    <w:rsid w:val="00DE3FE3"/>
    <w:rsid w:val="00DF0FE4"/>
    <w:rsid w:val="00E042F2"/>
    <w:rsid w:val="00E2654B"/>
    <w:rsid w:val="00E2758A"/>
    <w:rsid w:val="00E52090"/>
    <w:rsid w:val="00E531BE"/>
    <w:rsid w:val="00E75703"/>
    <w:rsid w:val="00E82846"/>
    <w:rsid w:val="00E85398"/>
    <w:rsid w:val="00E863DC"/>
    <w:rsid w:val="00E901D8"/>
    <w:rsid w:val="00E9574B"/>
    <w:rsid w:val="00EA1364"/>
    <w:rsid w:val="00EA67DE"/>
    <w:rsid w:val="00EA6D86"/>
    <w:rsid w:val="00EB1F62"/>
    <w:rsid w:val="00EB5C66"/>
    <w:rsid w:val="00EC45D8"/>
    <w:rsid w:val="00EC597E"/>
    <w:rsid w:val="00EE1A85"/>
    <w:rsid w:val="00EE540D"/>
    <w:rsid w:val="00EF3B08"/>
    <w:rsid w:val="00EF6591"/>
    <w:rsid w:val="00F16F1C"/>
    <w:rsid w:val="00F2051F"/>
    <w:rsid w:val="00F26901"/>
    <w:rsid w:val="00F3745D"/>
    <w:rsid w:val="00F379FA"/>
    <w:rsid w:val="00F4634B"/>
    <w:rsid w:val="00F573B6"/>
    <w:rsid w:val="00F64BF8"/>
    <w:rsid w:val="00F66523"/>
    <w:rsid w:val="00F849CC"/>
    <w:rsid w:val="00F85527"/>
    <w:rsid w:val="00F94184"/>
    <w:rsid w:val="00F95B7B"/>
    <w:rsid w:val="00FB289F"/>
    <w:rsid w:val="00FB708E"/>
    <w:rsid w:val="00FC1078"/>
    <w:rsid w:val="00FC404E"/>
    <w:rsid w:val="00FC6F2A"/>
    <w:rsid w:val="00FD6A65"/>
    <w:rsid w:val="00FE38EA"/>
    <w:rsid w:val="00FE7A66"/>
    <w:rsid w:val="00FF33A3"/>
  </w:rsids>
  <m:mathPr>
    <m:mathFont m:val="Cambria Math"/>
    <m:brkBin m:val="before"/>
    <m:brkBinSub m:val="--"/>
    <m:smallFrac m:val="0"/>
    <m:dispDef/>
    <m:lMargin m:val="0"/>
    <m:rMargin m:val="0"/>
    <m:defJc m:val="centerGroup"/>
    <m:wrapIndent m:val="1440"/>
    <m:intLim m:val="subSup"/>
    <m:naryLim m:val="undOvr"/>
  </m:mathPr>
  <w:themeFontLang w:val="es-E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C71D"/>
  <w15:chartTrackingRefBased/>
  <w15:docId w15:val="{0827EB68-B7D7-4C55-AEDC-739A35EE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8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18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180F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80F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80F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80F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80F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80F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80F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0F46"/>
    <w:pPr>
      <w:ind w:left="720"/>
      <w:contextualSpacing/>
    </w:pPr>
  </w:style>
  <w:style w:type="character" w:styleId="nfasisintenso">
    <w:name w:val="Intense Emphasis"/>
    <w:basedOn w:val="Fuentedeprrafopredeter"/>
    <w:uiPriority w:val="21"/>
    <w:qFormat/>
    <w:rsid w:val="00180F46"/>
    <w:rPr>
      <w:i/>
      <w:iCs/>
      <w:color w:val="0F4761" w:themeColor="accent1" w:themeShade="BF"/>
    </w:rPr>
  </w:style>
  <w:style w:type="character" w:styleId="Referenciaintensa">
    <w:name w:val="Intense Reference"/>
    <w:basedOn w:val="Fuentedeprrafopredeter"/>
    <w:uiPriority w:val="32"/>
    <w:qFormat/>
    <w:rsid w:val="00180F46"/>
    <w:rPr>
      <w:b/>
      <w:bCs/>
      <w:smallCaps/>
      <w:color w:val="0F4761" w:themeColor="accent1" w:themeShade="BF"/>
      <w:spacing w:val="5"/>
    </w:rPr>
  </w:style>
  <w:style w:type="paragraph" w:styleId="TtuloTDC">
    <w:name w:val="TOC Heading"/>
    <w:basedOn w:val="Ttulo1"/>
    <w:next w:val="Normal"/>
    <w:uiPriority w:val="39"/>
    <w:unhideWhenUsed/>
    <w:qFormat/>
    <w:rsid w:val="00EE540D"/>
    <w:pPr>
      <w:spacing w:before="240" w:after="0" w:line="259" w:lineRule="auto"/>
      <w:outlineLvl w:val="9"/>
    </w:pPr>
    <w:rPr>
      <w:kern w:val="0"/>
      <w:sz w:val="32"/>
      <w:szCs w:val="32"/>
      <w:lang w:val="es-PA" w:eastAsia="zh-TW"/>
      <w14:ligatures w14:val="none"/>
    </w:rPr>
  </w:style>
  <w:style w:type="paragraph" w:styleId="TDC1">
    <w:name w:val="toc 1"/>
    <w:basedOn w:val="Normal"/>
    <w:next w:val="Normal"/>
    <w:autoRedefine/>
    <w:uiPriority w:val="39"/>
    <w:unhideWhenUsed/>
    <w:rsid w:val="00EE540D"/>
    <w:pPr>
      <w:spacing w:after="100"/>
    </w:pPr>
  </w:style>
  <w:style w:type="character" w:styleId="Hipervnculo">
    <w:name w:val="Hyperlink"/>
    <w:basedOn w:val="Fuentedeprrafopredeter"/>
    <w:uiPriority w:val="99"/>
    <w:unhideWhenUsed/>
    <w:rsid w:val="00EE540D"/>
    <w:rPr>
      <w:color w:val="467886" w:themeColor="hyperlink"/>
      <w:u w:val="single"/>
    </w:rPr>
  </w:style>
  <w:style w:type="character" w:customStyle="1" w:styleId="Ttulo1Car">
    <w:name w:val="Título 1 Car"/>
    <w:basedOn w:val="Fuentedeprrafopredeter"/>
    <w:uiPriority w:val="9"/>
    <w:rsid w:val="00355F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55F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55FF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55FF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55FF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55FF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55FFA"/>
    <w:rPr>
      <w:rFonts w:eastAsiaTheme="majorEastAsia" w:cstheme="majorBidi"/>
      <w:color w:val="595959" w:themeColor="text1" w:themeTint="A6"/>
    </w:rPr>
  </w:style>
  <w:style w:type="character" w:customStyle="1" w:styleId="Ttulo8Car">
    <w:name w:val="Título 8 Car"/>
    <w:basedOn w:val="Fuentedeprrafopredeter"/>
    <w:uiPriority w:val="9"/>
    <w:semiHidden/>
    <w:rsid w:val="00355FF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55FFA"/>
    <w:rPr>
      <w:rFonts w:eastAsiaTheme="majorEastAsia" w:cstheme="majorBidi"/>
      <w:color w:val="272727" w:themeColor="text1" w:themeTint="D8"/>
    </w:rPr>
  </w:style>
  <w:style w:type="character" w:customStyle="1" w:styleId="TtuloCar">
    <w:name w:val="Título Car"/>
    <w:basedOn w:val="Fuentedeprrafopredeter"/>
    <w:uiPriority w:val="10"/>
    <w:rsid w:val="00355FF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55FF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355FFA"/>
    <w:rPr>
      <w:i/>
      <w:iCs/>
      <w:color w:val="404040" w:themeColor="text1" w:themeTint="BF"/>
    </w:rPr>
  </w:style>
  <w:style w:type="character" w:customStyle="1" w:styleId="CitadestacadaCar">
    <w:name w:val="Cita destacada Car"/>
    <w:basedOn w:val="Fuentedeprrafopredeter"/>
    <w:uiPriority w:val="30"/>
    <w:rsid w:val="00355FFA"/>
    <w:rPr>
      <w:i/>
      <w:iCs/>
      <w:color w:val="0F4761" w:themeColor="accent1" w:themeShade="BF"/>
    </w:rPr>
  </w:style>
  <w:style w:type="character" w:styleId="Textoennegrita">
    <w:name w:val="Strong"/>
    <w:basedOn w:val="Fuentedeprrafopredeter"/>
    <w:uiPriority w:val="22"/>
    <w:qFormat/>
    <w:rsid w:val="0093015F"/>
    <w:rPr>
      <w:b/>
      <w:bCs/>
    </w:rPr>
  </w:style>
  <w:style w:type="paragraph" w:styleId="NormalWeb">
    <w:name w:val="Normal (Web)"/>
    <w:basedOn w:val="Normal"/>
    <w:uiPriority w:val="99"/>
    <w:unhideWhenUsed/>
    <w:rsid w:val="007B2584"/>
    <w:pPr>
      <w:spacing w:before="100" w:beforeAutospacing="1" w:after="100" w:afterAutospacing="1" w:line="240" w:lineRule="auto"/>
    </w:pPr>
    <w:rPr>
      <w:rFonts w:ascii="Times New Roman" w:eastAsia="Times New Roman" w:hAnsi="Times New Roman" w:cs="Times New Roman"/>
      <w:kern w:val="0"/>
      <w:lang w:val="es-PA" w:eastAsia="es-PA"/>
      <w14:ligatures w14:val="none"/>
    </w:rPr>
  </w:style>
  <w:style w:type="character" w:styleId="nfasis">
    <w:name w:val="Emphasis"/>
    <w:basedOn w:val="Fuentedeprrafopredeter"/>
    <w:uiPriority w:val="20"/>
    <w:qFormat/>
    <w:rsid w:val="00F2051F"/>
    <w:rPr>
      <w:i/>
      <w:iCs/>
    </w:rPr>
  </w:style>
  <w:style w:type="table" w:styleId="Tablaconcuadrcula">
    <w:name w:val="Table Grid"/>
    <w:basedOn w:val="Tablanormal"/>
    <w:uiPriority w:val="39"/>
    <w:rsid w:val="008D6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6361">
      <w:bodyDiv w:val="1"/>
      <w:marLeft w:val="0"/>
      <w:marRight w:val="0"/>
      <w:marTop w:val="0"/>
      <w:marBottom w:val="0"/>
      <w:divBdr>
        <w:top w:val="none" w:sz="0" w:space="0" w:color="auto"/>
        <w:left w:val="none" w:sz="0" w:space="0" w:color="auto"/>
        <w:bottom w:val="none" w:sz="0" w:space="0" w:color="auto"/>
        <w:right w:val="none" w:sz="0" w:space="0" w:color="auto"/>
      </w:divBdr>
    </w:div>
    <w:div w:id="95713159">
      <w:bodyDiv w:val="1"/>
      <w:marLeft w:val="0"/>
      <w:marRight w:val="0"/>
      <w:marTop w:val="0"/>
      <w:marBottom w:val="0"/>
      <w:divBdr>
        <w:top w:val="none" w:sz="0" w:space="0" w:color="auto"/>
        <w:left w:val="none" w:sz="0" w:space="0" w:color="auto"/>
        <w:bottom w:val="none" w:sz="0" w:space="0" w:color="auto"/>
        <w:right w:val="none" w:sz="0" w:space="0" w:color="auto"/>
      </w:divBdr>
    </w:div>
    <w:div w:id="139461985">
      <w:bodyDiv w:val="1"/>
      <w:marLeft w:val="0"/>
      <w:marRight w:val="0"/>
      <w:marTop w:val="0"/>
      <w:marBottom w:val="0"/>
      <w:divBdr>
        <w:top w:val="none" w:sz="0" w:space="0" w:color="auto"/>
        <w:left w:val="none" w:sz="0" w:space="0" w:color="auto"/>
        <w:bottom w:val="none" w:sz="0" w:space="0" w:color="auto"/>
        <w:right w:val="none" w:sz="0" w:space="0" w:color="auto"/>
      </w:divBdr>
    </w:div>
    <w:div w:id="218981569">
      <w:bodyDiv w:val="1"/>
      <w:marLeft w:val="0"/>
      <w:marRight w:val="0"/>
      <w:marTop w:val="0"/>
      <w:marBottom w:val="0"/>
      <w:divBdr>
        <w:top w:val="none" w:sz="0" w:space="0" w:color="auto"/>
        <w:left w:val="none" w:sz="0" w:space="0" w:color="auto"/>
        <w:bottom w:val="none" w:sz="0" w:space="0" w:color="auto"/>
        <w:right w:val="none" w:sz="0" w:space="0" w:color="auto"/>
      </w:divBdr>
    </w:div>
    <w:div w:id="236285603">
      <w:bodyDiv w:val="1"/>
      <w:marLeft w:val="0"/>
      <w:marRight w:val="0"/>
      <w:marTop w:val="0"/>
      <w:marBottom w:val="0"/>
      <w:divBdr>
        <w:top w:val="none" w:sz="0" w:space="0" w:color="auto"/>
        <w:left w:val="none" w:sz="0" w:space="0" w:color="auto"/>
        <w:bottom w:val="none" w:sz="0" w:space="0" w:color="auto"/>
        <w:right w:val="none" w:sz="0" w:space="0" w:color="auto"/>
      </w:divBdr>
    </w:div>
    <w:div w:id="519053655">
      <w:bodyDiv w:val="1"/>
      <w:marLeft w:val="0"/>
      <w:marRight w:val="0"/>
      <w:marTop w:val="0"/>
      <w:marBottom w:val="0"/>
      <w:divBdr>
        <w:top w:val="none" w:sz="0" w:space="0" w:color="auto"/>
        <w:left w:val="none" w:sz="0" w:space="0" w:color="auto"/>
        <w:bottom w:val="none" w:sz="0" w:space="0" w:color="auto"/>
        <w:right w:val="none" w:sz="0" w:space="0" w:color="auto"/>
      </w:divBdr>
    </w:div>
    <w:div w:id="658463083">
      <w:bodyDiv w:val="1"/>
      <w:marLeft w:val="0"/>
      <w:marRight w:val="0"/>
      <w:marTop w:val="0"/>
      <w:marBottom w:val="0"/>
      <w:divBdr>
        <w:top w:val="none" w:sz="0" w:space="0" w:color="auto"/>
        <w:left w:val="none" w:sz="0" w:space="0" w:color="auto"/>
        <w:bottom w:val="none" w:sz="0" w:space="0" w:color="auto"/>
        <w:right w:val="none" w:sz="0" w:space="0" w:color="auto"/>
      </w:divBdr>
    </w:div>
    <w:div w:id="899634778">
      <w:bodyDiv w:val="1"/>
      <w:marLeft w:val="0"/>
      <w:marRight w:val="0"/>
      <w:marTop w:val="0"/>
      <w:marBottom w:val="0"/>
      <w:divBdr>
        <w:top w:val="none" w:sz="0" w:space="0" w:color="auto"/>
        <w:left w:val="none" w:sz="0" w:space="0" w:color="auto"/>
        <w:bottom w:val="none" w:sz="0" w:space="0" w:color="auto"/>
        <w:right w:val="none" w:sz="0" w:space="0" w:color="auto"/>
      </w:divBdr>
    </w:div>
    <w:div w:id="998658251">
      <w:bodyDiv w:val="1"/>
      <w:marLeft w:val="0"/>
      <w:marRight w:val="0"/>
      <w:marTop w:val="0"/>
      <w:marBottom w:val="0"/>
      <w:divBdr>
        <w:top w:val="none" w:sz="0" w:space="0" w:color="auto"/>
        <w:left w:val="none" w:sz="0" w:space="0" w:color="auto"/>
        <w:bottom w:val="none" w:sz="0" w:space="0" w:color="auto"/>
        <w:right w:val="none" w:sz="0" w:space="0" w:color="auto"/>
      </w:divBdr>
    </w:div>
    <w:div w:id="1099058235">
      <w:bodyDiv w:val="1"/>
      <w:marLeft w:val="0"/>
      <w:marRight w:val="0"/>
      <w:marTop w:val="0"/>
      <w:marBottom w:val="0"/>
      <w:divBdr>
        <w:top w:val="none" w:sz="0" w:space="0" w:color="auto"/>
        <w:left w:val="none" w:sz="0" w:space="0" w:color="auto"/>
        <w:bottom w:val="none" w:sz="0" w:space="0" w:color="auto"/>
        <w:right w:val="none" w:sz="0" w:space="0" w:color="auto"/>
      </w:divBdr>
    </w:div>
    <w:div w:id="1250846553">
      <w:bodyDiv w:val="1"/>
      <w:marLeft w:val="0"/>
      <w:marRight w:val="0"/>
      <w:marTop w:val="0"/>
      <w:marBottom w:val="0"/>
      <w:divBdr>
        <w:top w:val="none" w:sz="0" w:space="0" w:color="auto"/>
        <w:left w:val="none" w:sz="0" w:space="0" w:color="auto"/>
        <w:bottom w:val="none" w:sz="0" w:space="0" w:color="auto"/>
        <w:right w:val="none" w:sz="0" w:space="0" w:color="auto"/>
      </w:divBdr>
    </w:div>
    <w:div w:id="1256016637">
      <w:bodyDiv w:val="1"/>
      <w:marLeft w:val="0"/>
      <w:marRight w:val="0"/>
      <w:marTop w:val="0"/>
      <w:marBottom w:val="0"/>
      <w:divBdr>
        <w:top w:val="none" w:sz="0" w:space="0" w:color="auto"/>
        <w:left w:val="none" w:sz="0" w:space="0" w:color="auto"/>
        <w:bottom w:val="none" w:sz="0" w:space="0" w:color="auto"/>
        <w:right w:val="none" w:sz="0" w:space="0" w:color="auto"/>
      </w:divBdr>
    </w:div>
    <w:div w:id="2062316490">
      <w:bodyDiv w:val="1"/>
      <w:marLeft w:val="0"/>
      <w:marRight w:val="0"/>
      <w:marTop w:val="0"/>
      <w:marBottom w:val="0"/>
      <w:divBdr>
        <w:top w:val="none" w:sz="0" w:space="0" w:color="auto"/>
        <w:left w:val="none" w:sz="0" w:space="0" w:color="auto"/>
        <w:bottom w:val="none" w:sz="0" w:space="0" w:color="auto"/>
        <w:right w:val="none" w:sz="0" w:space="0" w:color="auto"/>
      </w:divBdr>
    </w:div>
    <w:div w:id="211343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82377EB2AB04479CA7990860DE7E4D" ma:contentTypeVersion="13" ma:contentTypeDescription="Crear nuevo documento." ma:contentTypeScope="" ma:versionID="0d08be1918988a991f46bc1edcb14ff7">
  <xsd:schema xmlns:xsd="http://www.w3.org/2001/XMLSchema" xmlns:xs="http://www.w3.org/2001/XMLSchema" xmlns:p="http://schemas.microsoft.com/office/2006/metadata/properties" xmlns:ns3="6a795ce7-1313-45be-9b74-d1400407adc2" xmlns:ns4="6444cae9-8c9b-42b0-8654-052c168d9062" targetNamespace="http://schemas.microsoft.com/office/2006/metadata/properties" ma:root="true" ma:fieldsID="91bb39edc4cff2a832fe3239ec0214fd" ns3:_="" ns4:_="">
    <xsd:import namespace="6a795ce7-1313-45be-9b74-d1400407adc2"/>
    <xsd:import namespace="6444cae9-8c9b-42b0-8654-052c168d90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95ce7-1313-45be-9b74-d1400407ad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44cae9-8c9b-42b0-8654-052c168d9062"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a795ce7-1313-45be-9b74-d1400407adc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CA4B4-65D7-4385-82CA-D23A213F5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95ce7-1313-45be-9b74-d1400407adc2"/>
    <ds:schemaRef ds:uri="6444cae9-8c9b-42b0-8654-052c168d9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910EE1-807F-4BA4-9A54-563D54930573}">
  <ds:schemaRefs>
    <ds:schemaRef ds:uri="http://schemas.microsoft.com/sharepoint/v3/contenttype/forms"/>
  </ds:schemaRefs>
</ds:datastoreItem>
</file>

<file path=customXml/itemProps3.xml><?xml version="1.0" encoding="utf-8"?>
<ds:datastoreItem xmlns:ds="http://schemas.openxmlformats.org/officeDocument/2006/customXml" ds:itemID="{12136EF5-977B-4730-A330-448DACB12447}">
  <ds:schemaRefs>
    <ds:schemaRef ds:uri="http://schemas.microsoft.com/office/2006/metadata/properties"/>
    <ds:schemaRef ds:uri="http://schemas.microsoft.com/office/infopath/2007/PartnerControls"/>
    <ds:schemaRef ds:uri="6a795ce7-1313-45be-9b74-d1400407adc2"/>
  </ds:schemaRefs>
</ds:datastoreItem>
</file>

<file path=customXml/itemProps4.xml><?xml version="1.0" encoding="utf-8"?>
<ds:datastoreItem xmlns:ds="http://schemas.openxmlformats.org/officeDocument/2006/customXml" ds:itemID="{B7253F81-A684-4A9D-8DEC-5B631184C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19</Pages>
  <Words>2004</Words>
  <Characters>10805</Characters>
  <Application>Microsoft Office Word</Application>
  <DocSecurity>0</DocSecurity>
  <Lines>337</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12581</CharactersWithSpaces>
  <SharedDoc>false</SharedDoc>
  <HLinks>
    <vt:vector size="24" baseType="variant">
      <vt:variant>
        <vt:i4>1769523</vt:i4>
      </vt:variant>
      <vt:variant>
        <vt:i4>20</vt:i4>
      </vt:variant>
      <vt:variant>
        <vt:i4>0</vt:i4>
      </vt:variant>
      <vt:variant>
        <vt:i4>5</vt:i4>
      </vt:variant>
      <vt:variant>
        <vt:lpwstr/>
      </vt:variant>
      <vt:variant>
        <vt:lpwstr>_Toc212144785</vt:lpwstr>
      </vt:variant>
      <vt:variant>
        <vt:i4>1769523</vt:i4>
      </vt:variant>
      <vt:variant>
        <vt:i4>14</vt:i4>
      </vt:variant>
      <vt:variant>
        <vt:i4>0</vt:i4>
      </vt:variant>
      <vt:variant>
        <vt:i4>5</vt:i4>
      </vt:variant>
      <vt:variant>
        <vt:lpwstr/>
      </vt:variant>
      <vt:variant>
        <vt:lpwstr>_Toc212144784</vt:lpwstr>
      </vt:variant>
      <vt:variant>
        <vt:i4>1769523</vt:i4>
      </vt:variant>
      <vt:variant>
        <vt:i4>8</vt:i4>
      </vt:variant>
      <vt:variant>
        <vt:i4>0</vt:i4>
      </vt:variant>
      <vt:variant>
        <vt:i4>5</vt:i4>
      </vt:variant>
      <vt:variant>
        <vt:lpwstr/>
      </vt:variant>
      <vt:variant>
        <vt:lpwstr>_Toc212144783</vt:lpwstr>
      </vt:variant>
      <vt:variant>
        <vt:i4>1769523</vt:i4>
      </vt:variant>
      <vt:variant>
        <vt:i4>2</vt:i4>
      </vt:variant>
      <vt:variant>
        <vt:i4>0</vt:i4>
      </vt:variant>
      <vt:variant>
        <vt:i4>5</vt:i4>
      </vt:variant>
      <vt:variant>
        <vt:lpwstr/>
      </vt:variant>
      <vt:variant>
        <vt:lpwstr>_Toc212144782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GONZALEZ</dc:creator>
  <cp:keywords/>
  <dc:description/>
  <cp:lastModifiedBy>Miguel Arosemena</cp:lastModifiedBy>
  <cp:revision>1</cp:revision>
  <dcterms:created xsi:type="dcterms:W3CDTF">2025-10-23T17:13:00Z</dcterms:created>
  <dcterms:modified xsi:type="dcterms:W3CDTF">2025-10-30T11:39:00Z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0x0101007F82377EB2AB04479CA7990860DE7E4D</vt:lpwstr>
  </property>
</Properties>
</file>