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17AA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lang w:val="es-419"/>
        </w:rPr>
      </w:pPr>
      <w:r w:rsidRPr="00464358">
        <w:rPr>
          <w:rFonts w:ascii="Arial" w:hAnsi="Arial" w:cs="Arial"/>
          <w:noProof/>
          <w:lang w:val="es-419"/>
        </w:rPr>
        <w:drawing>
          <wp:anchor distT="0" distB="0" distL="114300" distR="114300" simplePos="0" relativeHeight="251658240" behindDoc="1" locked="0" layoutInCell="1" allowOverlap="1" wp14:anchorId="30092681" wp14:editId="6A16EE50">
            <wp:simplePos x="0" y="0"/>
            <wp:positionH relativeFrom="leftMargin">
              <wp:align>right</wp:align>
            </wp:positionH>
            <wp:positionV relativeFrom="paragraph">
              <wp:posOffset>0</wp:posOffset>
            </wp:positionV>
            <wp:extent cx="779145" cy="794385"/>
            <wp:effectExtent l="0" t="0" r="1905" b="5715"/>
            <wp:wrapTight wrapText="bothSides">
              <wp:wrapPolygon edited="0">
                <wp:start x="0" y="0"/>
                <wp:lineTo x="0" y="21237"/>
                <wp:lineTo x="21125" y="21237"/>
                <wp:lineTo x="21125" y="0"/>
                <wp:lineTo x="0" y="0"/>
              </wp:wrapPolygon>
            </wp:wrapTight>
            <wp:docPr id="1894147202" name="Imagen 14" descr="Logos para Medios Impresos | Universidad Tecnológica de Panamá">
              <a:extLst xmlns:a="http://schemas.openxmlformats.org/drawingml/2006/main">
                <a:ext uri="{FF2B5EF4-FFF2-40B4-BE49-F238E27FC236}">
                  <a16:creationId xmlns:a16="http://schemas.microsoft.com/office/drawing/2014/main" id="{304DA32E-858D-49FB-B3A7-EDCB97659F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s para Medios Impreso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7" t="6746" r="7468" b="6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794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4358">
        <w:rPr>
          <w:rFonts w:ascii="Arial" w:hAnsi="Arial" w:cs="Arial"/>
          <w:noProof/>
          <w:lang w:val="es-419"/>
        </w:rPr>
        <w:drawing>
          <wp:anchor distT="0" distB="0" distL="114300" distR="114300" simplePos="0" relativeHeight="251658241" behindDoc="1" locked="0" layoutInCell="1" allowOverlap="1" wp14:anchorId="0CC16FE5" wp14:editId="73EE6F31">
            <wp:simplePos x="0" y="0"/>
            <wp:positionH relativeFrom="rightMargin">
              <wp:align>left</wp:align>
            </wp:positionH>
            <wp:positionV relativeFrom="paragraph">
              <wp:posOffset>8255</wp:posOffset>
            </wp:positionV>
            <wp:extent cx="777875" cy="800100"/>
            <wp:effectExtent l="0" t="0" r="3175" b="0"/>
            <wp:wrapTight wrapText="bothSides">
              <wp:wrapPolygon edited="0">
                <wp:start x="0" y="0"/>
                <wp:lineTo x="0" y="21086"/>
                <wp:lineTo x="21159" y="21086"/>
                <wp:lineTo x="21159" y="0"/>
                <wp:lineTo x="0" y="0"/>
              </wp:wrapPolygon>
            </wp:wrapTight>
            <wp:docPr id="918869236" name="Imagen 13" descr="Logos para Medios Impresos | Universidad Tecnológica de Panamá">
              <a:extLst xmlns:a="http://schemas.openxmlformats.org/drawingml/2006/main">
                <a:ext uri="{FF2B5EF4-FFF2-40B4-BE49-F238E27FC236}">
                  <a16:creationId xmlns:a16="http://schemas.microsoft.com/office/drawing/2014/main" id="{2D95792A-397B-4910-B92A-27D4C81377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s para Medios Impreso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90" t="6944" r="8385" b="8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358">
        <w:rPr>
          <w:rFonts w:ascii="Arial" w:hAnsi="Arial" w:cs="Arial"/>
          <w:b/>
          <w:lang w:val="es-419"/>
        </w:rPr>
        <w:t>UNIVERSIDAD TECNOLÓGICA DE PANAMÁ</w:t>
      </w:r>
    </w:p>
    <w:p w14:paraId="79CBA168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lang w:val="es-419"/>
        </w:rPr>
      </w:pPr>
      <w:r w:rsidRPr="00464358">
        <w:rPr>
          <w:rFonts w:ascii="Arial" w:hAnsi="Arial" w:cs="Arial"/>
          <w:b/>
          <w:lang w:val="es-419"/>
        </w:rPr>
        <w:t>FACULTAD DE INGENIERÍA DE SISTEMAS COMPUTACIONALES</w:t>
      </w:r>
    </w:p>
    <w:p w14:paraId="13FC0C05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lang w:val="es-419"/>
        </w:rPr>
      </w:pPr>
      <w:r w:rsidRPr="00464358">
        <w:rPr>
          <w:rFonts w:ascii="Arial" w:hAnsi="Arial" w:cs="Arial"/>
          <w:b/>
          <w:lang w:val="es-419"/>
        </w:rPr>
        <w:t>DEPARTAMENTO DE INGENIERÍA CIVIL</w:t>
      </w:r>
    </w:p>
    <w:p w14:paraId="4765CB65" w14:textId="107D5B58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lang w:val="es-419"/>
        </w:rPr>
      </w:pPr>
      <w:r w:rsidRPr="00464358">
        <w:rPr>
          <w:rFonts w:ascii="Arial" w:hAnsi="Arial" w:cs="Arial"/>
          <w:b/>
          <w:lang w:val="es-419"/>
        </w:rPr>
        <w:t xml:space="preserve">INGENIERÍA </w:t>
      </w:r>
      <w:r w:rsidR="005A71C7">
        <w:rPr>
          <w:rFonts w:ascii="Arial" w:hAnsi="Arial" w:cs="Arial"/>
          <w:b/>
          <w:lang w:val="es-419"/>
        </w:rPr>
        <w:t>W</w:t>
      </w:r>
      <w:r w:rsidR="00B7466D">
        <w:rPr>
          <w:rFonts w:ascii="Arial" w:hAnsi="Arial" w:cs="Arial"/>
          <w:b/>
          <w:lang w:val="es-419"/>
        </w:rPr>
        <w:t>EB</w:t>
      </w:r>
    </w:p>
    <w:p w14:paraId="2738C8A5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lang w:val="es-419"/>
        </w:rPr>
      </w:pPr>
    </w:p>
    <w:p w14:paraId="48762B72" w14:textId="2C59FF8E" w:rsidR="007370A7" w:rsidRPr="00464358" w:rsidRDefault="00252F1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A</w:t>
      </w:r>
      <w:r w:rsidR="002E079B">
        <w:rPr>
          <w:rFonts w:ascii="Arial" w:hAnsi="Arial" w:cs="Arial"/>
          <w:b/>
          <w:bCs/>
          <w:lang w:val="es-419"/>
        </w:rPr>
        <w:t>VAN</w:t>
      </w:r>
      <w:r w:rsidR="003D1A82">
        <w:rPr>
          <w:rFonts w:ascii="Arial" w:hAnsi="Arial" w:cs="Arial"/>
          <w:b/>
          <w:bCs/>
          <w:lang w:val="es-419"/>
        </w:rPr>
        <w:t>CE DEL PROY</w:t>
      </w:r>
      <w:r w:rsidR="00FB708E">
        <w:rPr>
          <w:rFonts w:ascii="Arial" w:hAnsi="Arial" w:cs="Arial"/>
          <w:b/>
          <w:bCs/>
          <w:lang w:val="es-419"/>
        </w:rPr>
        <w:t>ECTO SE</w:t>
      </w:r>
      <w:r w:rsidR="003065B5">
        <w:rPr>
          <w:rFonts w:ascii="Arial" w:hAnsi="Arial" w:cs="Arial"/>
          <w:b/>
          <w:bCs/>
          <w:lang w:val="es-419"/>
        </w:rPr>
        <w:t>MESTRAL</w:t>
      </w:r>
    </w:p>
    <w:p w14:paraId="786D9585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</w:p>
    <w:p w14:paraId="1F0DF8BE" w14:textId="0986B201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  <w:r w:rsidRPr="00464358">
        <w:rPr>
          <w:rFonts w:ascii="Arial" w:hAnsi="Arial" w:cs="Arial"/>
          <w:b/>
          <w:bCs/>
          <w:lang w:val="es-419"/>
        </w:rPr>
        <w:t>FACILITADOR</w:t>
      </w:r>
      <w:r w:rsidR="00BF4D60">
        <w:rPr>
          <w:rFonts w:ascii="Arial" w:hAnsi="Arial" w:cs="Arial"/>
          <w:b/>
          <w:bCs/>
          <w:lang w:val="es-419"/>
        </w:rPr>
        <w:t xml:space="preserve">A: </w:t>
      </w:r>
      <w:r w:rsidR="006F4D3A">
        <w:rPr>
          <w:rFonts w:ascii="Arial" w:hAnsi="Arial" w:cs="Arial"/>
          <w:b/>
          <w:bCs/>
          <w:lang w:val="es-419"/>
        </w:rPr>
        <w:t>E</w:t>
      </w:r>
      <w:r w:rsidR="00A40C08">
        <w:rPr>
          <w:rFonts w:ascii="Arial" w:hAnsi="Arial" w:cs="Arial"/>
          <w:b/>
          <w:bCs/>
          <w:lang w:val="es-419"/>
        </w:rPr>
        <w:t xml:space="preserve">LBA </w:t>
      </w:r>
      <w:r w:rsidR="001F4DEB">
        <w:rPr>
          <w:rFonts w:ascii="Arial" w:hAnsi="Arial" w:cs="Arial"/>
          <w:b/>
          <w:bCs/>
          <w:lang w:val="es-419"/>
        </w:rPr>
        <w:t>V</w:t>
      </w:r>
      <w:r w:rsidR="00CB4A24">
        <w:rPr>
          <w:rFonts w:ascii="Arial" w:hAnsi="Arial" w:cs="Arial"/>
          <w:b/>
          <w:bCs/>
          <w:lang w:val="es-419"/>
        </w:rPr>
        <w:t>AL</w:t>
      </w:r>
      <w:r w:rsidR="00333A19">
        <w:rPr>
          <w:rFonts w:ascii="Arial" w:hAnsi="Arial" w:cs="Arial"/>
          <w:b/>
          <w:bCs/>
          <w:lang w:val="es-419"/>
        </w:rPr>
        <w:t>DER</w:t>
      </w:r>
      <w:r w:rsidR="00D82A8C">
        <w:rPr>
          <w:rFonts w:ascii="Arial" w:hAnsi="Arial" w:cs="Arial"/>
          <w:b/>
          <w:bCs/>
          <w:lang w:val="es-419"/>
        </w:rPr>
        <w:t>RA</w:t>
      </w:r>
      <w:r w:rsidR="000651D5">
        <w:rPr>
          <w:rFonts w:ascii="Arial" w:hAnsi="Arial" w:cs="Arial"/>
          <w:b/>
          <w:bCs/>
          <w:lang w:val="es-419"/>
        </w:rPr>
        <w:t>MA</w:t>
      </w:r>
    </w:p>
    <w:p w14:paraId="760C5A60" w14:textId="77777777" w:rsidR="007370A7" w:rsidRPr="00464358" w:rsidRDefault="007370A7" w:rsidP="007370A7">
      <w:pPr>
        <w:spacing w:after="284"/>
        <w:ind w:left="4419"/>
        <w:rPr>
          <w:rFonts w:ascii="Arial" w:hAnsi="Arial" w:cs="Arial"/>
          <w:lang w:val="es-419"/>
        </w:rPr>
      </w:pPr>
      <w:r w:rsidRPr="00464358">
        <w:rPr>
          <w:rFonts w:ascii="Arial" w:hAnsi="Arial" w:cs="Arial"/>
          <w:lang w:val="es-419"/>
        </w:rPr>
        <w:t xml:space="preserve"> </w:t>
      </w:r>
    </w:p>
    <w:p w14:paraId="52F40E68" w14:textId="0B6B25F4" w:rsidR="007370A7" w:rsidRPr="00464358" w:rsidRDefault="007370A7" w:rsidP="007370A7">
      <w:pPr>
        <w:spacing w:after="281"/>
        <w:ind w:left="20"/>
        <w:jc w:val="center"/>
        <w:rPr>
          <w:rFonts w:ascii="Arial" w:hAnsi="Arial" w:cs="Arial"/>
          <w:b/>
          <w:bCs/>
          <w:lang w:val="es-419"/>
        </w:rPr>
      </w:pPr>
      <w:r w:rsidRPr="4A417B15">
        <w:rPr>
          <w:rFonts w:ascii="Arial" w:hAnsi="Arial" w:cs="Arial"/>
          <w:b/>
          <w:bCs/>
          <w:lang w:val="es-419"/>
        </w:rPr>
        <w:t>TEMA:</w:t>
      </w:r>
      <w:r w:rsidR="00667A69">
        <w:rPr>
          <w:rFonts w:ascii="Arial" w:hAnsi="Arial" w:cs="Arial"/>
          <w:b/>
          <w:bCs/>
          <w:lang w:val="es-419"/>
        </w:rPr>
        <w:t xml:space="preserve"> </w:t>
      </w:r>
      <w:r w:rsidR="005B2102">
        <w:rPr>
          <w:rFonts w:ascii="Arial" w:hAnsi="Arial" w:cs="Arial"/>
          <w:b/>
          <w:bCs/>
          <w:lang w:val="es-419"/>
        </w:rPr>
        <w:t>P</w:t>
      </w:r>
      <w:r w:rsidR="006662BD">
        <w:rPr>
          <w:rFonts w:ascii="Arial" w:hAnsi="Arial" w:cs="Arial"/>
          <w:b/>
          <w:bCs/>
          <w:lang w:val="es-419"/>
        </w:rPr>
        <w:t xml:space="preserve">ÁGINA </w:t>
      </w:r>
      <w:r w:rsidR="00845C29">
        <w:rPr>
          <w:rFonts w:ascii="Arial" w:hAnsi="Arial" w:cs="Arial"/>
          <w:b/>
          <w:bCs/>
          <w:lang w:val="es-419"/>
        </w:rPr>
        <w:t xml:space="preserve">WEB DE </w:t>
      </w:r>
      <w:r w:rsidR="005342F2">
        <w:rPr>
          <w:rFonts w:ascii="Arial" w:hAnsi="Arial" w:cs="Arial"/>
          <w:b/>
          <w:bCs/>
          <w:lang w:val="es-419"/>
        </w:rPr>
        <w:t>R</w:t>
      </w:r>
      <w:r w:rsidR="00F16F1C">
        <w:rPr>
          <w:rFonts w:ascii="Arial" w:hAnsi="Arial" w:cs="Arial"/>
          <w:b/>
          <w:bCs/>
          <w:lang w:val="es-419"/>
        </w:rPr>
        <w:t>ES</w:t>
      </w:r>
      <w:r w:rsidR="003B320A">
        <w:rPr>
          <w:rFonts w:ascii="Arial" w:hAnsi="Arial" w:cs="Arial"/>
          <w:b/>
          <w:bCs/>
          <w:lang w:val="es-419"/>
        </w:rPr>
        <w:t>TAURANTE</w:t>
      </w:r>
    </w:p>
    <w:p w14:paraId="77D99D98" w14:textId="77777777" w:rsidR="007370A7" w:rsidRPr="00464358" w:rsidRDefault="007370A7" w:rsidP="007370A7">
      <w:pPr>
        <w:spacing w:after="284"/>
        <w:rPr>
          <w:rFonts w:ascii="Arial" w:hAnsi="Arial" w:cs="Arial"/>
          <w:lang w:val="es-419"/>
        </w:rPr>
      </w:pPr>
      <w:r w:rsidRPr="00464358">
        <w:rPr>
          <w:rFonts w:ascii="Arial" w:hAnsi="Arial" w:cs="Arial"/>
          <w:lang w:val="es-419"/>
        </w:rPr>
        <w:t xml:space="preserve"> </w:t>
      </w:r>
    </w:p>
    <w:p w14:paraId="727FCD0C" w14:textId="77777777" w:rsidR="007370A7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  <w:r w:rsidRPr="00464358">
        <w:rPr>
          <w:rFonts w:ascii="Arial" w:hAnsi="Arial" w:cs="Arial"/>
          <w:b/>
          <w:bCs/>
          <w:lang w:val="es-419"/>
        </w:rPr>
        <w:t>ESTUDIANTE</w:t>
      </w:r>
      <w:r>
        <w:rPr>
          <w:rFonts w:ascii="Arial" w:hAnsi="Arial" w:cs="Arial"/>
          <w:b/>
          <w:bCs/>
          <w:lang w:val="es-419"/>
        </w:rPr>
        <w:t>S</w:t>
      </w:r>
      <w:r w:rsidRPr="00464358">
        <w:rPr>
          <w:rFonts w:ascii="Arial" w:hAnsi="Arial" w:cs="Arial"/>
          <w:b/>
          <w:bCs/>
          <w:lang w:val="es-419"/>
        </w:rPr>
        <w:t>:</w:t>
      </w:r>
    </w:p>
    <w:p w14:paraId="2BEA36E1" w14:textId="77777777" w:rsidR="007370A7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 xml:space="preserve">AROSEMENA, MIGUEL 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</w:r>
      <w:r w:rsidRPr="007814DA">
        <w:rPr>
          <w:rFonts w:ascii="Arial" w:hAnsi="Arial" w:cs="Arial"/>
          <w:b/>
          <w:bCs/>
        </w:rPr>
        <w:t>8-</w:t>
      </w:r>
      <w:r>
        <w:rPr>
          <w:rFonts w:ascii="Arial" w:hAnsi="Arial" w:cs="Arial"/>
          <w:b/>
          <w:bCs/>
        </w:rPr>
        <w:t>1016-2330</w:t>
      </w:r>
    </w:p>
    <w:p w14:paraId="53481068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CAMAÑO, EDWARD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  <w:t xml:space="preserve">   </w:t>
      </w:r>
      <w:r w:rsidRPr="003F355D">
        <w:rPr>
          <w:rFonts w:ascii="Arial" w:hAnsi="Arial" w:cs="Arial"/>
          <w:b/>
          <w:bCs/>
        </w:rPr>
        <w:t>8-1010-515</w:t>
      </w:r>
    </w:p>
    <w:p w14:paraId="0EAA483E" w14:textId="77777777" w:rsidR="007370A7" w:rsidRDefault="007370A7" w:rsidP="007370A7">
      <w:pPr>
        <w:tabs>
          <w:tab w:val="left" w:pos="1260"/>
        </w:tabs>
        <w:autoSpaceDN w:val="0"/>
        <w:spacing w:line="256" w:lineRule="auto"/>
        <w:jc w:val="center"/>
        <w:rPr>
          <w:rFonts w:ascii="Arial" w:hAnsi="Arial" w:cs="Arial"/>
          <w:b/>
          <w:bCs/>
          <w:kern w:val="0"/>
          <w:lang w:val="es-419"/>
          <w14:ligatures w14:val="none"/>
        </w:rPr>
      </w:pPr>
      <w:r w:rsidRPr="00464358">
        <w:rPr>
          <w:rFonts w:ascii="Arial" w:hAnsi="Arial" w:cs="Arial"/>
          <w:b/>
          <w:bCs/>
          <w:kern w:val="0"/>
          <w:lang w:val="es-419"/>
          <w14:ligatures w14:val="none"/>
        </w:rPr>
        <w:t>GONZ</w:t>
      </w:r>
      <w:r>
        <w:rPr>
          <w:rFonts w:ascii="Arial" w:hAnsi="Arial" w:cs="Arial"/>
          <w:b/>
          <w:bCs/>
          <w:kern w:val="0"/>
          <w:lang w:val="es-419"/>
          <w14:ligatures w14:val="none"/>
        </w:rPr>
        <w:t>Á</w:t>
      </w:r>
      <w:r w:rsidRPr="00464358">
        <w:rPr>
          <w:rFonts w:ascii="Arial" w:hAnsi="Arial" w:cs="Arial"/>
          <w:b/>
          <w:bCs/>
          <w:kern w:val="0"/>
          <w:lang w:val="es-419"/>
          <w14:ligatures w14:val="none"/>
        </w:rPr>
        <w:t>LEZ, EMANUEL</w:t>
      </w:r>
      <w:r w:rsidRPr="00464358">
        <w:rPr>
          <w:rFonts w:ascii="Arial" w:hAnsi="Arial" w:cs="Arial"/>
          <w:b/>
          <w:bCs/>
          <w:kern w:val="0"/>
          <w:lang w:val="es-419"/>
          <w14:ligatures w14:val="none"/>
        </w:rPr>
        <w:tab/>
      </w:r>
      <w:r w:rsidRPr="00464358">
        <w:rPr>
          <w:rFonts w:ascii="Arial" w:hAnsi="Arial" w:cs="Arial"/>
          <w:b/>
          <w:bCs/>
          <w:kern w:val="0"/>
          <w:lang w:val="es-419"/>
          <w14:ligatures w14:val="none"/>
        </w:rPr>
        <w:tab/>
      </w:r>
      <w:r>
        <w:rPr>
          <w:rFonts w:ascii="Arial" w:hAnsi="Arial" w:cs="Arial"/>
          <w:b/>
          <w:bCs/>
          <w:kern w:val="0"/>
          <w:lang w:val="es-419"/>
          <w14:ligatures w14:val="none"/>
        </w:rPr>
        <w:t xml:space="preserve"> </w:t>
      </w:r>
      <w:r w:rsidRPr="00464358">
        <w:rPr>
          <w:rFonts w:ascii="Arial" w:hAnsi="Arial" w:cs="Arial"/>
          <w:b/>
          <w:bCs/>
          <w:kern w:val="0"/>
          <w:lang w:val="es-419"/>
          <w14:ligatures w14:val="none"/>
        </w:rPr>
        <w:t>8-1022-2376</w:t>
      </w:r>
    </w:p>
    <w:p w14:paraId="26BB7524" w14:textId="20FA4B28" w:rsidR="007370A7" w:rsidRPr="007370A7" w:rsidRDefault="007370A7" w:rsidP="007370A7">
      <w:pPr>
        <w:tabs>
          <w:tab w:val="left" w:pos="1260"/>
        </w:tabs>
        <w:autoSpaceDN w:val="0"/>
        <w:spacing w:line="256" w:lineRule="auto"/>
        <w:jc w:val="center"/>
        <w:rPr>
          <w:rFonts w:ascii="Arial" w:hAnsi="Arial" w:cs="Arial"/>
          <w:b/>
          <w:bCs/>
          <w:kern w:val="0"/>
          <w14:ligatures w14:val="none"/>
        </w:rPr>
      </w:pPr>
      <w:r>
        <w:rPr>
          <w:rFonts w:ascii="Arial" w:hAnsi="Arial" w:cs="Arial"/>
          <w:b/>
          <w:bCs/>
          <w:kern w:val="0"/>
          <w:lang w:val="es-419"/>
          <w14:ligatures w14:val="none"/>
        </w:rPr>
        <w:t xml:space="preserve">HOU, EDWIN </w:t>
      </w:r>
      <w:r>
        <w:rPr>
          <w:rFonts w:ascii="Arial" w:hAnsi="Arial" w:cs="Arial"/>
          <w:b/>
          <w:bCs/>
          <w:kern w:val="0"/>
          <w:lang w:val="es-419"/>
          <w14:ligatures w14:val="none"/>
        </w:rPr>
        <w:tab/>
      </w:r>
      <w:r>
        <w:rPr>
          <w:rFonts w:ascii="Arial" w:hAnsi="Arial" w:cs="Arial"/>
          <w:b/>
          <w:bCs/>
          <w:kern w:val="0"/>
          <w:lang w:val="es-419"/>
          <w14:ligatures w14:val="none"/>
        </w:rPr>
        <w:tab/>
      </w:r>
      <w:r>
        <w:rPr>
          <w:rFonts w:ascii="Arial" w:hAnsi="Arial" w:cs="Arial"/>
          <w:b/>
          <w:bCs/>
          <w:kern w:val="0"/>
          <w:lang w:val="es-419"/>
          <w14:ligatures w14:val="none"/>
        </w:rPr>
        <w:tab/>
        <w:t>8-</w:t>
      </w:r>
      <w:r w:rsidRPr="001D514A">
        <w:rPr>
          <w:rFonts w:ascii="Arial" w:hAnsi="Arial" w:cs="Arial"/>
          <w:b/>
          <w:bCs/>
          <w:kern w:val="0"/>
          <w14:ligatures w14:val="none"/>
        </w:rPr>
        <w:t>1021-1916</w:t>
      </w:r>
    </w:p>
    <w:p w14:paraId="0089B907" w14:textId="77777777" w:rsidR="007370A7" w:rsidRPr="00464358" w:rsidRDefault="007370A7" w:rsidP="007370A7">
      <w:pPr>
        <w:tabs>
          <w:tab w:val="left" w:pos="1260"/>
        </w:tabs>
        <w:autoSpaceDN w:val="0"/>
        <w:spacing w:line="256" w:lineRule="auto"/>
        <w:jc w:val="center"/>
        <w:rPr>
          <w:rFonts w:ascii="Arial" w:hAnsi="Arial" w:cs="Arial"/>
          <w:b/>
          <w:bCs/>
          <w:kern w:val="0"/>
          <w:lang w:val="es-419"/>
          <w14:ligatures w14:val="none"/>
        </w:rPr>
      </w:pPr>
    </w:p>
    <w:p w14:paraId="3E8BF7F1" w14:textId="77777777" w:rsidR="007370A7" w:rsidRPr="00464358" w:rsidRDefault="007370A7" w:rsidP="007370A7">
      <w:pPr>
        <w:tabs>
          <w:tab w:val="left" w:pos="1260"/>
        </w:tabs>
        <w:autoSpaceDN w:val="0"/>
        <w:spacing w:line="256" w:lineRule="auto"/>
        <w:jc w:val="center"/>
        <w:rPr>
          <w:rFonts w:ascii="Arial" w:hAnsi="Arial" w:cs="Arial"/>
          <w:b/>
          <w:bCs/>
          <w:kern w:val="0"/>
          <w:lang w:val="es-419"/>
          <w14:ligatures w14:val="none"/>
        </w:rPr>
      </w:pPr>
    </w:p>
    <w:p w14:paraId="1AB3AD73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  <w:r w:rsidRPr="00464358">
        <w:rPr>
          <w:rFonts w:ascii="Arial" w:hAnsi="Arial" w:cs="Arial"/>
          <w:b/>
          <w:bCs/>
          <w:lang w:val="es-419"/>
        </w:rPr>
        <w:t>GRUPO: 1SF134</w:t>
      </w:r>
    </w:p>
    <w:p w14:paraId="7A11CBFF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</w:p>
    <w:p w14:paraId="17CBF0D2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</w:p>
    <w:p w14:paraId="05E27372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</w:p>
    <w:p w14:paraId="5B739702" w14:textId="77777777" w:rsidR="007370A7" w:rsidRPr="00464358" w:rsidRDefault="007370A7" w:rsidP="007370A7">
      <w:pPr>
        <w:spacing w:after="284"/>
        <w:ind w:left="10"/>
        <w:jc w:val="center"/>
        <w:rPr>
          <w:rFonts w:ascii="Arial" w:hAnsi="Arial" w:cs="Arial"/>
          <w:b/>
          <w:bCs/>
          <w:lang w:val="es-419"/>
        </w:rPr>
      </w:pPr>
    </w:p>
    <w:p w14:paraId="7C750336" w14:textId="77777777" w:rsidR="007370A7" w:rsidRPr="00464358" w:rsidRDefault="007370A7" w:rsidP="007370A7">
      <w:pPr>
        <w:tabs>
          <w:tab w:val="center" w:pos="4417"/>
          <w:tab w:val="center" w:pos="8193"/>
        </w:tabs>
        <w:spacing w:after="0"/>
        <w:rPr>
          <w:rFonts w:ascii="Arial" w:eastAsia="Arial" w:hAnsi="Arial" w:cs="Arial"/>
          <w:b/>
          <w:bCs/>
          <w:lang w:val="es-419"/>
        </w:rPr>
      </w:pPr>
      <w:r w:rsidRPr="00464358">
        <w:rPr>
          <w:rFonts w:ascii="Arial" w:hAnsi="Arial" w:cs="Arial"/>
          <w:b/>
          <w:bCs/>
          <w:sz w:val="22"/>
          <w:lang w:val="es-419"/>
        </w:rPr>
        <w:tab/>
      </w:r>
      <w:r w:rsidRPr="00464358">
        <w:rPr>
          <w:rFonts w:ascii="Arial" w:hAnsi="Arial" w:cs="Arial"/>
          <w:b/>
          <w:bCs/>
          <w:lang w:val="es-419"/>
        </w:rPr>
        <w:t>II SEMESTRE, 2025</w:t>
      </w:r>
      <w:r w:rsidRPr="00464358">
        <w:rPr>
          <w:rFonts w:ascii="Arial" w:eastAsia="Arial" w:hAnsi="Arial" w:cs="Arial"/>
          <w:b/>
          <w:bCs/>
          <w:lang w:val="es-419"/>
        </w:rPr>
        <w:t xml:space="preserve"> </w:t>
      </w:r>
    </w:p>
    <w:p w14:paraId="43BD4363" w14:textId="3D220E74" w:rsidR="007370A7" w:rsidRDefault="007370A7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27317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2E1EFE" w14:textId="7777F6C9" w:rsidR="00EE540D" w:rsidRPr="00C859E9" w:rsidRDefault="00584A28">
          <w:pPr>
            <w:pStyle w:val="TtuloTDC"/>
            <w:rPr>
              <w:rFonts w:asciiTheme="minorBidi" w:hAnsiTheme="minorBidi" w:cstheme="minorBidi"/>
              <w:b/>
              <w:color w:val="000000" w:themeColor="text1"/>
            </w:rPr>
          </w:pPr>
          <w:r>
            <w:rPr>
              <w:rFonts w:asciiTheme="minorBidi" w:hAnsiTheme="minorBidi" w:cstheme="minorBidi"/>
              <w:b/>
              <w:bCs/>
              <w:color w:val="000000" w:themeColor="text1"/>
              <w:lang w:val="es-ES"/>
            </w:rPr>
            <w:t>Í</w:t>
          </w:r>
          <w:r w:rsidR="00C859E9" w:rsidRPr="00C859E9">
            <w:rPr>
              <w:rFonts w:asciiTheme="minorBidi" w:hAnsiTheme="minorBidi" w:cstheme="minorBidi"/>
              <w:b/>
              <w:bCs/>
              <w:color w:val="000000" w:themeColor="text1"/>
              <w:lang w:val="es-ES"/>
            </w:rPr>
            <w:t>ndice</w:t>
          </w:r>
        </w:p>
        <w:p w14:paraId="0A656521" w14:textId="589CD7A2" w:rsidR="0093575C" w:rsidRDefault="00EE540D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r w:rsidRPr="00C859E9">
            <w:rPr>
              <w:rFonts w:asciiTheme="minorBidi" w:hAnsiTheme="minorBidi"/>
            </w:rPr>
            <w:fldChar w:fldCharType="begin"/>
          </w:r>
          <w:r w:rsidRPr="00C859E9">
            <w:rPr>
              <w:rFonts w:asciiTheme="minorBidi" w:hAnsiTheme="minorBidi"/>
            </w:rPr>
            <w:instrText xml:space="preserve"> TOC \o "1-3" \h \z \u </w:instrText>
          </w:r>
          <w:r w:rsidRPr="00C859E9">
            <w:rPr>
              <w:rFonts w:asciiTheme="minorBidi" w:hAnsiTheme="minorBidi"/>
            </w:rPr>
            <w:fldChar w:fldCharType="separate"/>
          </w:r>
          <w:hyperlink w:anchor="_Toc212144782" w:history="1">
            <w:r w:rsidR="0093575C" w:rsidRPr="0025676D">
              <w:rPr>
                <w:rStyle w:val="Hipervnculo"/>
                <w:rFonts w:asciiTheme="minorBidi" w:hAnsiTheme="minorBidi"/>
                <w:b/>
                <w:bCs/>
                <w:noProof/>
              </w:rPr>
              <w:t>Descripci</w:t>
            </w:r>
            <w:r w:rsidR="0093575C" w:rsidRPr="0025676D">
              <w:rPr>
                <w:rStyle w:val="Hipervnculo"/>
                <w:rFonts w:asciiTheme="minorBidi" w:hAnsiTheme="minorBidi"/>
                <w:b/>
                <w:bCs/>
                <w:noProof/>
                <w:lang w:val="es-419"/>
              </w:rPr>
              <w:t>ón</w:t>
            </w:r>
            <w:r w:rsidR="0093575C">
              <w:rPr>
                <w:noProof/>
                <w:webHidden/>
              </w:rPr>
              <w:tab/>
            </w:r>
            <w:r w:rsidR="0093575C">
              <w:rPr>
                <w:noProof/>
                <w:webHidden/>
              </w:rPr>
              <w:fldChar w:fldCharType="begin"/>
            </w:r>
            <w:r w:rsidR="0093575C">
              <w:rPr>
                <w:noProof/>
                <w:webHidden/>
              </w:rPr>
              <w:instrText xml:space="preserve"> PAGEREF _Toc212144782 \h </w:instrText>
            </w:r>
            <w:r w:rsidR="0093575C">
              <w:rPr>
                <w:noProof/>
                <w:webHidden/>
              </w:rPr>
            </w:r>
            <w:r w:rsidR="0093575C">
              <w:rPr>
                <w:noProof/>
                <w:webHidden/>
              </w:rPr>
              <w:fldChar w:fldCharType="separate"/>
            </w:r>
            <w:r w:rsidR="00244DE6">
              <w:rPr>
                <w:noProof/>
                <w:webHidden/>
              </w:rPr>
              <w:t>3</w:t>
            </w:r>
            <w:r w:rsidR="0093575C">
              <w:rPr>
                <w:noProof/>
                <w:webHidden/>
              </w:rPr>
              <w:fldChar w:fldCharType="end"/>
            </w:r>
          </w:hyperlink>
        </w:p>
        <w:p w14:paraId="6EE56659" w14:textId="435A6EEB" w:rsidR="0093575C" w:rsidRDefault="0093575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2144783" w:history="1">
            <w:r w:rsidRPr="0025676D">
              <w:rPr>
                <w:rStyle w:val="Hipervnculo"/>
                <w:rFonts w:asciiTheme="minorBidi" w:hAnsiTheme="minorBidi"/>
                <w:b/>
                <w:bCs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DE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497C" w14:textId="5552F3C5" w:rsidR="0093575C" w:rsidRDefault="0093575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2144784" w:history="1">
            <w:r w:rsidRPr="0025676D">
              <w:rPr>
                <w:rStyle w:val="Hipervnculo"/>
                <w:b/>
                <w:bCs/>
                <w:noProof/>
              </w:rPr>
              <w:t>Modelo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DE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FC47" w14:textId="4F5E9035" w:rsidR="0093575C" w:rsidRDefault="0093575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2144785" w:history="1">
            <w:r w:rsidRPr="0025676D">
              <w:rPr>
                <w:rStyle w:val="Hipervnculo"/>
                <w:rFonts w:asciiTheme="minorBidi" w:hAnsiTheme="minorBidi"/>
                <w:b/>
                <w:bCs/>
                <w:noProof/>
              </w:rPr>
              <w:t>Modelo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DE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7BD88" w14:textId="3F820EBA" w:rsidR="00EE540D" w:rsidRDefault="00EE540D">
          <w:r w:rsidRPr="00C859E9">
            <w:rPr>
              <w:rFonts w:asciiTheme="minorBidi" w:hAnsiTheme="minorBidi"/>
              <w:b/>
            </w:rPr>
            <w:fldChar w:fldCharType="end"/>
          </w:r>
        </w:p>
      </w:sdtContent>
    </w:sdt>
    <w:p w14:paraId="368A5B45" w14:textId="05FF6F37" w:rsidR="00002A64" w:rsidRDefault="00D72338" w:rsidP="00F849CC">
      <w:r>
        <w:br w:type="page"/>
      </w:r>
    </w:p>
    <w:p w14:paraId="2F2C7F59" w14:textId="024DCA0C" w:rsidR="007370A7" w:rsidRPr="00911AEC" w:rsidRDefault="007370A7" w:rsidP="00911AEC">
      <w:pPr>
        <w:pStyle w:val="Ttulo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419"/>
        </w:rPr>
      </w:pPr>
      <w:bookmarkStart w:id="0" w:name="_Toc212144782"/>
      <w:r w:rsidRPr="00911A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Descripci</w:t>
      </w:r>
      <w:r w:rsidRPr="00911AE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419"/>
        </w:rPr>
        <w:t>ón</w:t>
      </w:r>
      <w:bookmarkEnd w:id="0"/>
    </w:p>
    <w:p w14:paraId="2AA51B6A" w14:textId="7777777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Aplicación para la Gestión de una Cadena de Restaurantes</w:t>
      </w:r>
    </w:p>
    <w:p w14:paraId="3D6B4DDC" w14:textId="7777777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Se desea desarrollar una aplicación para una cadena de restaurantes que permita gestionar de forma eficiente las operaciones que se realizan en sus diferentes sucursales.</w:t>
      </w:r>
    </w:p>
    <w:p w14:paraId="2A18E198" w14:textId="7777777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La aplicación contará con tres apartados principales, diseñados para los distintos tipos de usuarios del sistema: clientes, camareros y administradores.</w:t>
      </w:r>
    </w:p>
    <w:p w14:paraId="08A9785D" w14:textId="7777777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Apartado del Cliente:</w:t>
      </w:r>
    </w:p>
    <w:p w14:paraId="687B2BC0" w14:textId="040A2DF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Permitirá a los clientes registrarse</w:t>
      </w:r>
      <w:r w:rsidR="00EB5C66" w:rsidRPr="00911AEC">
        <w:rPr>
          <w:rFonts w:ascii="Times New Roman" w:hAnsi="Times New Roman" w:cs="Times New Roman"/>
        </w:rPr>
        <w:t>, realizar la reserva de una mesa</w:t>
      </w:r>
      <w:r w:rsidRPr="00911AEC">
        <w:rPr>
          <w:rFonts w:ascii="Times New Roman" w:hAnsi="Times New Roman" w:cs="Times New Roman"/>
        </w:rPr>
        <w:t xml:space="preserve"> y acceder al menú disponible.</w:t>
      </w:r>
    </w:p>
    <w:p w14:paraId="3463EC1D" w14:textId="7777777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Apartado del Camarero:</w:t>
      </w:r>
    </w:p>
    <w:p w14:paraId="7865E1EF" w14:textId="7777777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Estará enfocado en la toma y registro de órdenes realizadas por los clientes. El camarero podrá gestionar los pedidos y asegurarse de que lleguen correctamente a la cocina para su preparación.</w:t>
      </w:r>
    </w:p>
    <w:p w14:paraId="56D0EC66" w14:textId="7777777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Apartado del Administrador:</w:t>
      </w:r>
    </w:p>
    <w:p w14:paraId="2809E1E5" w14:textId="7777777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Permitirá gestionar la información general del restaurante, incluyendo las sucursales, los empleados, los platos del menú, los ingredientes, los proveedores y el inventario. Desde este apartado se podrán supervisar las operaciones y mantener actualizado el sistema.</w:t>
      </w:r>
    </w:p>
    <w:p w14:paraId="0584388D" w14:textId="77777777" w:rsidR="00D72338" w:rsidRPr="00911AEC" w:rsidRDefault="00D72338" w:rsidP="00911AEC">
      <w:pPr>
        <w:jc w:val="both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</w:rPr>
        <w:t>En conjunto, la aplicación busca integrar todas las áreas de la cadena de restaurantes, facilitando la comunicación entre los distintos roles y garantizando un control centralizado de la información, mejorando así la organización y el servicio al cliente.</w:t>
      </w:r>
    </w:p>
    <w:p w14:paraId="285100A1" w14:textId="77A8103F" w:rsidR="00180F46" w:rsidRPr="00911AEC" w:rsidRDefault="00180F46" w:rsidP="003F2513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12144783"/>
      <w:r w:rsidRPr="00911A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Diagrama de caso de uso</w:t>
      </w:r>
      <w:bookmarkEnd w:id="1"/>
    </w:p>
    <w:p w14:paraId="662C7D7E" w14:textId="09364502" w:rsidR="00180F46" w:rsidRPr="00911AEC" w:rsidRDefault="00180F46" w:rsidP="00180F46">
      <w:pPr>
        <w:jc w:val="center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  <w:noProof/>
        </w:rPr>
        <w:drawing>
          <wp:inline distT="0" distB="0" distL="0" distR="0" wp14:anchorId="7C19025D" wp14:editId="0FD1E2C3">
            <wp:extent cx="4594860" cy="8403933"/>
            <wp:effectExtent l="0" t="0" r="0" b="0"/>
            <wp:docPr id="191228856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CC37A2F7-14CF-4685-9B11-6B722B142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156" cy="8426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D0A7F" w14:textId="4691E5DF" w:rsidR="00180F46" w:rsidRPr="00911AEC" w:rsidRDefault="00180F46" w:rsidP="00BC12B8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2144784"/>
      <w:r w:rsidRPr="00911A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Modelo de contenido</w:t>
      </w:r>
      <w:bookmarkEnd w:id="2"/>
    </w:p>
    <w:p w14:paraId="4F8A7067" w14:textId="423F6DB9" w:rsidR="00180F46" w:rsidRPr="00911AEC" w:rsidRDefault="00180F46" w:rsidP="00180F46">
      <w:pPr>
        <w:jc w:val="center"/>
        <w:rPr>
          <w:rFonts w:ascii="Times New Roman" w:hAnsi="Times New Roman" w:cs="Times New Roman"/>
        </w:rPr>
      </w:pPr>
      <w:r w:rsidRPr="00911AEC">
        <w:rPr>
          <w:rFonts w:ascii="Times New Roman" w:hAnsi="Times New Roman" w:cs="Times New Roman"/>
          <w:noProof/>
        </w:rPr>
        <w:drawing>
          <wp:inline distT="0" distB="0" distL="0" distR="0" wp14:anchorId="42ABEA3A" wp14:editId="1C857E62">
            <wp:extent cx="5796949" cy="2400300"/>
            <wp:effectExtent l="0" t="0" r="0" b="0"/>
            <wp:docPr id="2141020069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2ECD2ABD-1906-4F0C-867D-959EC2A9AF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194" cy="2414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BA55A" w14:textId="54D84EED" w:rsidR="00180F46" w:rsidRPr="00911AEC" w:rsidRDefault="00180F46" w:rsidP="00C34D95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2144785"/>
      <w:r w:rsidRPr="00911A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Modelo de navegación</w:t>
      </w:r>
      <w:bookmarkEnd w:id="3"/>
    </w:p>
    <w:p w14:paraId="6F1AD78D" w14:textId="77777777" w:rsidR="00180F46" w:rsidRDefault="00180F46" w:rsidP="00180F46">
      <w:pPr>
        <w:jc w:val="center"/>
        <w:rPr>
          <w:ins w:id="4" w:author="Miguel Arosemena" w:date="2025-10-30T05:44:00Z" w16du:dateUtc="2025-10-30T11:44:00Z"/>
          <w:rFonts w:asciiTheme="minorBidi" w:hAnsiTheme="minorBidi"/>
        </w:rPr>
      </w:pPr>
      <w:r w:rsidRPr="00F66523">
        <w:rPr>
          <w:rFonts w:asciiTheme="minorBidi" w:hAnsiTheme="minorBidi"/>
          <w:noProof/>
        </w:rPr>
        <w:drawing>
          <wp:inline distT="0" distB="0" distL="0" distR="0" wp14:anchorId="1FDDA545" wp14:editId="50E7F36A">
            <wp:extent cx="5589667" cy="7154774"/>
            <wp:effectExtent l="0" t="0" r="0" b="8255"/>
            <wp:docPr id="1670948759" name="Imagen 2" descr="Diagram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CE6AD9B-69A5-46D9-8B18-D5C1EDEDA8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48759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880" cy="7170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CC2006" w14:textId="77777777" w:rsidR="0017340F" w:rsidRDefault="000B0587" w:rsidP="0017340F">
      <w:pPr>
        <w:pStyle w:val="Ttulo1"/>
        <w:rPr>
          <w:ins w:id="5" w:author="Miguel Arosemena" w:date="2025-10-30T05:44:00Z" w16du:dateUtc="2025-10-30T11:44:00Z"/>
          <w:rFonts w:asciiTheme="majorBidi" w:hAnsiTheme="majorBidi"/>
          <w:b/>
          <w:bCs/>
          <w:color w:val="000000" w:themeColor="text1"/>
          <w:sz w:val="24"/>
          <w:szCs w:val="24"/>
        </w:rPr>
      </w:pPr>
      <w:ins w:id="6" w:author="Miguel Arosemena" w:date="2025-10-30T05:44:00Z" w16du:dateUtc="2025-10-30T11:44:00Z">
        <w:r>
          <w:rPr>
            <w:rFonts w:asciiTheme="majorBidi" w:hAnsiTheme="majorBidi"/>
            <w:b/>
            <w:bCs/>
            <w:color w:val="000000" w:themeColor="text1"/>
            <w:sz w:val="24"/>
            <w:szCs w:val="24"/>
          </w:rPr>
          <w:t>Diagrama</w:t>
        </w:r>
        <w:r w:rsidR="0017340F" w:rsidRPr="0017340F">
          <w:rPr>
            <w:rFonts w:asciiTheme="majorBidi" w:hAnsiTheme="majorBidi"/>
            <w:b/>
            <w:bCs/>
            <w:color w:val="000000" w:themeColor="text1"/>
            <w:sz w:val="24"/>
            <w:szCs w:val="24"/>
          </w:rPr>
          <w:t xml:space="preserve"> de </w:t>
        </w:r>
        <w:r>
          <w:rPr>
            <w:rFonts w:asciiTheme="majorBidi" w:hAnsiTheme="majorBidi"/>
            <w:b/>
            <w:bCs/>
            <w:color w:val="000000" w:themeColor="text1"/>
            <w:sz w:val="24"/>
            <w:szCs w:val="24"/>
          </w:rPr>
          <w:t>procesos</w:t>
        </w:r>
      </w:ins>
    </w:p>
    <w:p w14:paraId="78F58448" w14:textId="77777777" w:rsidR="000B0587" w:rsidRPr="000B0587" w:rsidRDefault="000B0587" w:rsidP="000B0587">
      <w:pPr>
        <w:rPr>
          <w:ins w:id="7" w:author="Miguel Arosemena" w:date="2025-10-30T05:44:00Z" w16du:dateUtc="2025-10-30T11:44:00Z"/>
        </w:rPr>
      </w:pPr>
    </w:p>
    <w:p w14:paraId="394CAB70" w14:textId="7DE0B2F7" w:rsidR="00180F46" w:rsidRPr="0017340F" w:rsidRDefault="00180F46" w:rsidP="0017340F">
      <w:pPr>
        <w:rPr>
          <w:rPrChange w:id="8" w:author="Miguel Arosemena" w:date="2025-10-30T05:44:00Z" w16du:dateUtc="2025-10-30T11:44:00Z">
            <w:rPr>
              <w:rFonts w:asciiTheme="minorBidi" w:hAnsiTheme="minorBidi"/>
            </w:rPr>
          </w:rPrChange>
        </w:rPr>
        <w:pPrChange w:id="9" w:author="Miguel Arosemena" w:date="2025-10-30T05:44:00Z" w16du:dateUtc="2025-10-30T11:44:00Z">
          <w:pPr>
            <w:jc w:val="center"/>
          </w:pPr>
        </w:pPrChange>
      </w:pPr>
    </w:p>
    <w:sectPr w:rsidR="00180F46" w:rsidRPr="00173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46"/>
    <w:rsid w:val="00002A64"/>
    <w:rsid w:val="00014E9C"/>
    <w:rsid w:val="000502FF"/>
    <w:rsid w:val="000651D5"/>
    <w:rsid w:val="000B0587"/>
    <w:rsid w:val="000D10C8"/>
    <w:rsid w:val="000E712F"/>
    <w:rsid w:val="000F355F"/>
    <w:rsid w:val="00102062"/>
    <w:rsid w:val="00143482"/>
    <w:rsid w:val="00160524"/>
    <w:rsid w:val="0017034A"/>
    <w:rsid w:val="0017340F"/>
    <w:rsid w:val="00180F46"/>
    <w:rsid w:val="001855EF"/>
    <w:rsid w:val="001D282F"/>
    <w:rsid w:val="001F4DEB"/>
    <w:rsid w:val="00211120"/>
    <w:rsid w:val="002160AC"/>
    <w:rsid w:val="002355CF"/>
    <w:rsid w:val="00244DE6"/>
    <w:rsid w:val="00252F17"/>
    <w:rsid w:val="00272808"/>
    <w:rsid w:val="002E079B"/>
    <w:rsid w:val="003065B5"/>
    <w:rsid w:val="00333A19"/>
    <w:rsid w:val="00355FFA"/>
    <w:rsid w:val="003657FB"/>
    <w:rsid w:val="00380B3B"/>
    <w:rsid w:val="00393EC1"/>
    <w:rsid w:val="0039404B"/>
    <w:rsid w:val="003A5D42"/>
    <w:rsid w:val="003B320A"/>
    <w:rsid w:val="003D1A82"/>
    <w:rsid w:val="003D6D88"/>
    <w:rsid w:val="003E0A9A"/>
    <w:rsid w:val="003F0DEA"/>
    <w:rsid w:val="003F2513"/>
    <w:rsid w:val="00462CB7"/>
    <w:rsid w:val="004816B8"/>
    <w:rsid w:val="00482717"/>
    <w:rsid w:val="004C522F"/>
    <w:rsid w:val="004D2AC4"/>
    <w:rsid w:val="004D7286"/>
    <w:rsid w:val="004E38A1"/>
    <w:rsid w:val="004F7CE1"/>
    <w:rsid w:val="005342F2"/>
    <w:rsid w:val="00584A28"/>
    <w:rsid w:val="005A71C7"/>
    <w:rsid w:val="005B2102"/>
    <w:rsid w:val="005C3E09"/>
    <w:rsid w:val="00614945"/>
    <w:rsid w:val="006662BD"/>
    <w:rsid w:val="00667A69"/>
    <w:rsid w:val="006713F6"/>
    <w:rsid w:val="00684E74"/>
    <w:rsid w:val="006A7FBC"/>
    <w:rsid w:val="006F2266"/>
    <w:rsid w:val="006F32EE"/>
    <w:rsid w:val="006F4D3A"/>
    <w:rsid w:val="007171F2"/>
    <w:rsid w:val="007370A7"/>
    <w:rsid w:val="00796155"/>
    <w:rsid w:val="007D056A"/>
    <w:rsid w:val="007D6F68"/>
    <w:rsid w:val="00826E1E"/>
    <w:rsid w:val="00845C29"/>
    <w:rsid w:val="008652BD"/>
    <w:rsid w:val="008B6260"/>
    <w:rsid w:val="008F599B"/>
    <w:rsid w:val="00911AEC"/>
    <w:rsid w:val="0091318C"/>
    <w:rsid w:val="0093575C"/>
    <w:rsid w:val="009B7806"/>
    <w:rsid w:val="009C330A"/>
    <w:rsid w:val="009F47AB"/>
    <w:rsid w:val="00A04CF2"/>
    <w:rsid w:val="00A060F9"/>
    <w:rsid w:val="00A06BEB"/>
    <w:rsid w:val="00A14205"/>
    <w:rsid w:val="00A34D0F"/>
    <w:rsid w:val="00A40C08"/>
    <w:rsid w:val="00AA22A5"/>
    <w:rsid w:val="00AD07E2"/>
    <w:rsid w:val="00B07C88"/>
    <w:rsid w:val="00B11467"/>
    <w:rsid w:val="00B7466D"/>
    <w:rsid w:val="00B83132"/>
    <w:rsid w:val="00BA5037"/>
    <w:rsid w:val="00BC12B8"/>
    <w:rsid w:val="00BF4D60"/>
    <w:rsid w:val="00C223D0"/>
    <w:rsid w:val="00C34D95"/>
    <w:rsid w:val="00C82757"/>
    <w:rsid w:val="00C859E9"/>
    <w:rsid w:val="00CA41BD"/>
    <w:rsid w:val="00CB4A24"/>
    <w:rsid w:val="00D54F93"/>
    <w:rsid w:val="00D72338"/>
    <w:rsid w:val="00D82A8C"/>
    <w:rsid w:val="00DF0FE4"/>
    <w:rsid w:val="00E2758A"/>
    <w:rsid w:val="00E82846"/>
    <w:rsid w:val="00EA6D86"/>
    <w:rsid w:val="00EB5C66"/>
    <w:rsid w:val="00EC45D8"/>
    <w:rsid w:val="00EE540D"/>
    <w:rsid w:val="00F16F1C"/>
    <w:rsid w:val="00F26901"/>
    <w:rsid w:val="00F4634B"/>
    <w:rsid w:val="00F573B6"/>
    <w:rsid w:val="00F66523"/>
    <w:rsid w:val="00F849CC"/>
    <w:rsid w:val="00F94184"/>
    <w:rsid w:val="00FB708E"/>
    <w:rsid w:val="00FC6F2A"/>
    <w:rsid w:val="00FD6A65"/>
    <w:rsid w:val="00FE7A66"/>
    <w:rsid w:val="00FF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0BC71D"/>
  <w15:chartTrackingRefBased/>
  <w15:docId w15:val="{90371118-0E04-4611-87E8-042A4B87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F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F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F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F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F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F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F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F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F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F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F4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9404B"/>
    <w:pPr>
      <w:spacing w:before="240" w:after="0" w:line="259" w:lineRule="auto"/>
      <w:outlineLvl w:val="9"/>
    </w:pPr>
    <w:rPr>
      <w:kern w:val="0"/>
      <w:sz w:val="32"/>
      <w:szCs w:val="32"/>
      <w:lang w:val="es-PA" w:eastAsia="zh-TW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9404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9404B"/>
    <w:rPr>
      <w:color w:val="467886" w:themeColor="hyperlink"/>
      <w:u w:val="single"/>
    </w:rPr>
  </w:style>
  <w:style w:type="table" w:customStyle="1" w:styleId="TableNormal">
    <w:name w:val="Table Normal"/>
    <w:uiPriority w:val="99"/>
    <w:semiHidden/>
    <w:unhideWhenUsed/>
    <w:rsid w:val="00A1420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82377EB2AB04479CA7990860DE7E4D" ma:contentTypeVersion="13" ma:contentTypeDescription="Crear nuevo documento." ma:contentTypeScope="" ma:versionID="0d08be1918988a991f46bc1edcb14ff7">
  <xsd:schema xmlns:xsd="http://www.w3.org/2001/XMLSchema" xmlns:xs="http://www.w3.org/2001/XMLSchema" xmlns:p="http://schemas.microsoft.com/office/2006/metadata/properties" xmlns:ns3="6a795ce7-1313-45be-9b74-d1400407adc2" xmlns:ns4="6444cae9-8c9b-42b0-8654-052c168d9062" targetNamespace="http://schemas.microsoft.com/office/2006/metadata/properties" ma:root="true" ma:fieldsID="91bb39edc4cff2a832fe3239ec0214fd" ns3:_="" ns4:_="">
    <xsd:import namespace="6a795ce7-1313-45be-9b74-d1400407adc2"/>
    <xsd:import namespace="6444cae9-8c9b-42b0-8654-052c168d906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95ce7-1313-45be-9b74-d1400407adc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4cae9-8c9b-42b0-8654-052c168d906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795ce7-1313-45be-9b74-d1400407adc2" xsi:nil="true"/>
  </documentManagement>
</p:properties>
</file>

<file path=customXml/itemProps1.xml><?xml version="1.0" encoding="utf-8"?>
<ds:datastoreItem xmlns:ds="http://schemas.openxmlformats.org/officeDocument/2006/customXml" ds:itemID="{9F910EE1-807F-4BA4-9A54-563D549305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7CA4B4-65D7-4385-82CA-D23A213F5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95ce7-1313-45be-9b74-d1400407adc2"/>
    <ds:schemaRef ds:uri="6444cae9-8c9b-42b0-8654-052c168d90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5BFC63-DBDE-4E72-ABC2-81E5EF31C1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136EF5-977B-4730-A330-448DACB12447}">
  <ds:schemaRefs>
    <ds:schemaRef ds:uri="http://schemas.microsoft.com/office/2006/metadata/properties"/>
    <ds:schemaRef ds:uri="http://schemas.microsoft.com/office/infopath/2007/PartnerControls"/>
    <ds:schemaRef ds:uri="6a795ce7-1313-45be-9b74-d1400407ad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Links>
    <vt:vector size="24" baseType="variant">
      <vt:variant>
        <vt:i4>1769523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_Toc212144785</vt:lpwstr>
      </vt:variant>
      <vt:variant>
        <vt:i4>1769523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_Toc212144784</vt:lpwstr>
      </vt:variant>
      <vt:variant>
        <vt:i4>1769523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_Toc212144783</vt:lpwstr>
      </vt:variant>
      <vt:variant>
        <vt:i4>1769523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_Toc212144782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GONZALEZ</dc:creator>
  <cp:keywords/>
  <dc:description/>
  <cp:lastModifiedBy>Miguel Arosemena</cp:lastModifiedBy>
  <cp:revision>1</cp:revision>
  <cp:lastPrinted>2025-10-24T03:49:00Z</cp:lastPrinted>
  <dcterms:created xsi:type="dcterms:W3CDTF">2025-10-23T18:13:00Z</dcterms:created>
  <dcterms:modified xsi:type="dcterms:W3CDTF">2025-10-30T11:44:00Z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0x0101007F82377EB2AB04479CA7990860DE7E4D</vt:lpwstr>
  </property>
</Properties>
</file>